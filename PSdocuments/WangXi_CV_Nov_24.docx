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43A57968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3C12CE0C" w14:textId="4D08C423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</w:t>
      </w:r>
      <w:r w:rsidR="00AA7FAB">
        <w:rPr>
          <w:rFonts w:ascii="Times New Roman" w:hAnsi="Times New Roman" w:cs="Times New Roman"/>
          <w:i/>
          <w:iCs/>
          <w:sz w:val="22"/>
          <w:szCs w:val="22"/>
        </w:rPr>
        <w:t>Technology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and Experience Design</w:t>
      </w:r>
      <w:r w:rsidR="00A23C02" w:rsidRPr="0050148A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 w:rsidR="00A23C02" w:rsidRPr="0050148A">
        <w:rPr>
          <w:rFonts w:ascii="Times New Roman" w:hAnsi="Times New Roman" w:cs="Times New Roman"/>
          <w:i/>
          <w:iCs/>
          <w:sz w:val="22"/>
          <w:szCs w:val="22"/>
        </w:rPr>
        <w:t>(STEM)</w:t>
      </w:r>
      <w:r w:rsidR="00206FD9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11F8C9C5" w14:textId="423FD5C4" w:rsidR="00C111A2" w:rsidRDefault="00C111A2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1A3D7E1A" w14:textId="4D67332B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="00E62FE3"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="00B2358F" w:rsidRPr="00BA21FA">
        <w:rPr>
          <w:rFonts w:ascii="Times New Roman" w:hAnsi="Times New Roman" w:cs="Times New Roman"/>
          <w:sz w:val="22"/>
          <w:szCs w:val="22"/>
        </w:rPr>
        <w:t>Qian, J</w:t>
      </w:r>
      <w:r w:rsidR="00E62FE3"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B2358F" w:rsidRPr="00BA21FA">
        <w:rPr>
          <w:rFonts w:ascii="Times New Roman" w:hAnsi="Times New Roman" w:cs="Times New Roman"/>
          <w:sz w:val="22"/>
          <w:szCs w:val="22"/>
        </w:rPr>
        <w:t xml:space="preserve">., </w:t>
      </w:r>
      <w:r w:rsidRPr="00BA21FA">
        <w:rPr>
          <w:rFonts w:ascii="Times New Roman" w:hAnsi="Times New Roman" w:cs="Times New Roman"/>
          <w:sz w:val="22"/>
          <w:szCs w:val="22"/>
        </w:rPr>
        <w:t>Li, X., Wu, G., Castelo Quispe, S., &amp; Silva, C. (2025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proofErr w:type="spellStart"/>
      <w:r w:rsidRPr="0085733D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85733D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="00AF5992">
        <w:rPr>
          <w:rFonts w:ascii="Times New Roman" w:hAnsi="Times New Roman" w:cs="Times New Roman"/>
          <w:b/>
          <w:bCs/>
          <w:sz w:val="22"/>
          <w:szCs w:val="22"/>
        </w:rPr>
        <w:t>IMWUT</w:t>
      </w:r>
      <w:r w:rsid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42465CE" w14:textId="28B2B5CC" w:rsidR="0085733D" w:rsidRPr="0085733D" w:rsidRDefault="0041434B" w:rsidP="0085733D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E24D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MAATS: A Multi Agent Automated Translation System Based on MQM Evaluation</w:t>
      </w:r>
      <w:r w:rsidR="0085733D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300606A" w14:textId="5FBE012D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85733D" w:rsidRP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113FF3" w:rsidRPr="00B23DAB">
        <w:rPr>
          <w:rFonts w:ascii="Times New Roman" w:hAnsi="Times New Roman" w:cs="Times New Roman"/>
          <w:b/>
          <w:bCs/>
          <w:sz w:val="22"/>
          <w:szCs w:val="22"/>
        </w:rPr>
        <w:t>accepte</w:t>
      </w:r>
      <w:r w:rsidR="00E77F11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85733D" w:rsidRPr="00113FF3">
        <w:rPr>
          <w:rFonts w:ascii="Times New Roman" w:hAnsi="Times New Roman" w:cs="Times New Roman" w:hint="eastAsia"/>
          <w:sz w:val="22"/>
          <w:szCs w:val="22"/>
        </w:rPr>
        <w:t>.</w:t>
      </w:r>
    </w:p>
    <w:p w14:paraId="3129E214" w14:textId="77777777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6BC65FD4" w:rsidR="00830E37" w:rsidRP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p w14:paraId="71DA7967" w14:textId="69294EE6" w:rsidR="0041434B" w:rsidRPr="005A57C4" w:rsidRDefault="00683C64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Deng, J., Tu, F., Jiao, X.,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Gao, N., &amp; Shi, Y.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41434B"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5</w:t>
      </w:r>
      <w:r w:rsidR="0041434B" w:rsidRPr="005A57C4">
        <w:rPr>
          <w:rFonts w:ascii="Times New Roman" w:hAnsi="Times New Roman" w:cs="Times New Roman"/>
          <w:sz w:val="22"/>
          <w:szCs w:val="22"/>
        </w:rPr>
        <w:t xml:space="preserve">). </w:t>
      </w:r>
      <w:bookmarkEnd w:id="0"/>
      <w:r w:rsidR="005A57C4" w:rsidRPr="005A57C4">
        <w:rPr>
          <w:rFonts w:ascii="Times New Roman" w:hAnsi="Times New Roman" w:cs="Times New Roman"/>
          <w:i/>
          <w:iCs/>
          <w:sz w:val="22"/>
          <w:szCs w:val="22"/>
        </w:rPr>
        <w:t>The Dynamics Interaction between Parents and Child in Homework Involvement</w:t>
      </w:r>
      <w:r w:rsidR="00E95728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5A57C4">
        <w:rPr>
          <w:rFonts w:ascii="Times New Roman" w:hAnsi="Times New Roman" w:cs="Times New Roman"/>
          <w:sz w:val="22"/>
          <w:szCs w:val="22"/>
        </w:rPr>
        <w:t xml:space="preserve"> 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ISLS</w:t>
      </w:r>
      <w:r w:rsidR="00BD212D" w:rsidRPr="005A57C4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 under review.</w:t>
      </w:r>
    </w:p>
    <w:p w14:paraId="43D5C86B" w14:textId="77777777" w:rsidR="0085733D" w:rsidRPr="00BA21FA" w:rsidRDefault="0085733D" w:rsidP="0085733D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sz w:val="22"/>
          <w:szCs w:val="22"/>
        </w:rPr>
        <w:t xml:space="preserve">Shen, Y., Acar, S., &amp; </w:t>
      </w:r>
      <w:r w:rsidRPr="00D65AE9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</w:t>
      </w: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From scores to support: Investigating the role of automated feedback in fostering student creativity</w:t>
      </w:r>
      <w:r w:rsidRPr="00BA21FA">
        <w:rPr>
          <w:rFonts w:ascii="Times New Roman" w:hAnsi="Times New Roman" w:cs="Times New Roman"/>
          <w:sz w:val="22"/>
          <w:szCs w:val="22"/>
        </w:rPr>
        <w:t> [Grant proposal submitted for review]. Division 10 Early Career Research Micro-Grants, American Psychological Association.</w:t>
      </w:r>
    </w:p>
    <w:p w14:paraId="3DC4D96C" w14:textId="77777777" w:rsidR="0085733D" w:rsidRPr="0085733D" w:rsidRDefault="0085733D" w:rsidP="0085733D">
      <w:pPr>
        <w:pStyle w:val="ListParagraph"/>
        <w:spacing w:line="240" w:lineRule="exact"/>
        <w:ind w:left="360" w:firstLineChars="0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439FE97B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proofErr w:type="spellStart"/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</w:t>
      </w:r>
      <w:proofErr w:type="spellEnd"/>
      <w:r w:rsidRPr="00887A76">
        <w:rPr>
          <w:rFonts w:ascii="Times New Roman" w:hAnsi="Times New Roman" w:cs="Times New Roman"/>
          <w:i/>
          <w:iCs/>
          <w:sz w:val="22"/>
          <w:szCs w:val="22"/>
        </w:rPr>
        <w:t xml:space="preserve">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0F1E079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73675269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6DD10887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2A45FE52" w14:textId="3C5CB39A" w:rsidR="006468B2" w:rsidRDefault="0044426C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</w:p>
    <w:p w14:paraId="639A92C0" w14:textId="77777777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bookmarkStart w:id="1" w:name="OLE_LINK1"/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AA34DC1" w14:textId="220EA26A" w:rsidR="00B16DA0" w:rsidRDefault="00B16DA0" w:rsidP="00693FDD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684AA9C3" w14:textId="77777777" w:rsidR="00327FC5" w:rsidRPr="00F97FD1" w:rsidRDefault="00327FC5" w:rsidP="00327FC5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45264029" w14:textId="4C3C1760" w:rsidR="00B16DA0" w:rsidRDefault="003945FD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Educational Communication Technology, N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ew </w:t>
      </w:r>
      <w:r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ork </w:t>
      </w:r>
      <w:r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>niversity</w:t>
      </w:r>
      <w:r w:rsidR="00B16DA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16DA0">
        <w:rPr>
          <w:rFonts w:ascii="Times New Roman" w:hAnsi="Times New Roman" w:cs="Times New Roman"/>
          <w:sz w:val="22"/>
          <w:szCs w:val="22"/>
        </w:rPr>
        <w:t>2025</w:t>
      </w:r>
      <w:r w:rsidR="00B16DA0">
        <w:rPr>
          <w:rFonts w:ascii="Times New Roman" w:hAnsi="Times New Roman" w:cs="Times New Roman"/>
          <w:sz w:val="22"/>
          <w:szCs w:val="22"/>
        </w:rPr>
        <w:sym w:font="Symbol" w:char="F02D"/>
      </w:r>
      <w:r w:rsidR="00B16DA0">
        <w:rPr>
          <w:rFonts w:ascii="Times New Roman" w:hAnsi="Times New Roman" w:cs="Times New Roman"/>
          <w:sz w:val="22"/>
          <w:szCs w:val="22"/>
        </w:rPr>
        <w:t>Present</w:t>
      </w:r>
    </w:p>
    <w:p w14:paraId="67784493" w14:textId="1BE30C37" w:rsidR="00B16DA0" w:rsidRDefault="00163B4A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Qualitative </w:t>
      </w:r>
      <w:r w:rsidR="00B16DA0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B16DA0" w:rsidRPr="00D07696">
        <w:rPr>
          <w:rFonts w:ascii="Times New Roman" w:hAnsi="Times New Roman" w:cs="Times New Roman"/>
          <w:sz w:val="22"/>
          <w:szCs w:val="22"/>
        </w:rPr>
        <w:t>(</w:t>
      </w:r>
      <w:r w:rsidR="00B16DA0"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="00283D43">
        <w:rPr>
          <w:rFonts w:ascii="Times New Roman" w:hAnsi="Times New Roman" w:cs="Times New Roman"/>
          <w:sz w:val="22"/>
          <w:szCs w:val="22"/>
        </w:rPr>
        <w:t>Maaike Bouwmeester &amp; Dr. Tammy Huang</w:t>
      </w:r>
      <w:r w:rsidR="00B16DA0" w:rsidRPr="00D07696">
        <w:rPr>
          <w:rFonts w:ascii="Times New Roman" w:hAnsi="Times New Roman" w:cs="Times New Roman"/>
          <w:sz w:val="22"/>
          <w:szCs w:val="22"/>
        </w:rPr>
        <w:t>)</w:t>
      </w:r>
      <w:r w:rsidR="00B16DA0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4E58E1" w14:textId="3A0F40CE" w:rsidR="00C63C76" w:rsidRDefault="00EB5C3F" w:rsidP="000C6A29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EB5C3F">
        <w:rPr>
          <w:rFonts w:ascii="Times New Roman" w:hAnsi="Times New Roman" w:cs="Times New Roman"/>
          <w:sz w:val="22"/>
          <w:szCs w:val="22"/>
        </w:rPr>
        <w:t xml:space="preserve">Conducted </w:t>
      </w:r>
      <w:r w:rsidR="001F305C" w:rsidRPr="001F305C">
        <w:rPr>
          <w:rFonts w:ascii="Times New Roman" w:hAnsi="Times New Roman" w:cs="Times New Roman"/>
          <w:sz w:val="22"/>
          <w:szCs w:val="22"/>
        </w:rPr>
        <w:t>100+ journal articles on AI and Project-Based Learning</w:t>
      </w:r>
      <w:r w:rsidR="0003349F">
        <w:rPr>
          <w:rFonts w:ascii="Times New Roman" w:hAnsi="Times New Roman" w:cs="Times New Roman"/>
          <w:sz w:val="22"/>
          <w:szCs w:val="22"/>
        </w:rPr>
        <w:t xml:space="preserve"> </w:t>
      </w:r>
      <w:r w:rsidR="00622B63">
        <w:rPr>
          <w:rFonts w:ascii="Times New Roman" w:hAnsi="Times New Roman" w:cs="Times New Roman"/>
          <w:sz w:val="22"/>
          <w:szCs w:val="22"/>
        </w:rPr>
        <w:t>while building</w:t>
      </w:r>
      <w:r w:rsidR="0003349F">
        <w:rPr>
          <w:rFonts w:ascii="Times New Roman" w:hAnsi="Times New Roman" w:cs="Times New Roman"/>
          <w:sz w:val="22"/>
          <w:szCs w:val="22"/>
        </w:rPr>
        <w:t xml:space="preserve"> </w:t>
      </w:r>
      <w:r w:rsidR="001F305C" w:rsidRPr="001F305C">
        <w:rPr>
          <w:rFonts w:ascii="Times New Roman" w:hAnsi="Times New Roman" w:cs="Times New Roman"/>
          <w:sz w:val="22"/>
          <w:szCs w:val="22"/>
        </w:rPr>
        <w:t>a structured codebook to extract research purpose, theoretical frameworks, AI roles, and pedagogical outcomes.</w:t>
      </w: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lastRenderedPageBreak/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887B7F0" w14:textId="77777777" w:rsidR="00211780" w:rsidRPr="00F45B94" w:rsidRDefault="00211780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A3A67C1" w14:textId="026A62B2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</w:t>
      </w:r>
      <w:r w:rsidR="00013B50">
        <w:rPr>
          <w:rFonts w:ascii="Times New Roman" w:hAnsi="Times New Roman" w:cs="Times New Roman"/>
          <w:sz w:val="22"/>
          <w:szCs w:val="22"/>
        </w:rPr>
        <w:t>5</w:t>
      </w:r>
    </w:p>
    <w:p w14:paraId="0DAB3A66" w14:textId="14AB2F9C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Guangzhou, China</w:t>
      </w:r>
    </w:p>
    <w:p w14:paraId="624F256B" w14:textId="5B4CE6AA" w:rsidR="006333A9" w:rsidRDefault="006333A9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6333A9">
        <w:rPr>
          <w:rFonts w:ascii="Times New Roman" w:hAnsi="Times New Roman" w:cs="Times New Roman"/>
          <w:sz w:val="22"/>
          <w:szCs w:val="22"/>
        </w:rPr>
        <w:t>evelop</w:t>
      </w:r>
      <w:r>
        <w:rPr>
          <w:rFonts w:ascii="Times New Roman" w:hAnsi="Times New Roman" w:cs="Times New Roman"/>
          <w:sz w:val="22"/>
          <w:szCs w:val="22"/>
        </w:rPr>
        <w:t>ed</w:t>
      </w:r>
      <w:r w:rsidRPr="006333A9">
        <w:rPr>
          <w:rFonts w:ascii="Times New Roman" w:hAnsi="Times New Roman" w:cs="Times New Roman"/>
          <w:sz w:val="22"/>
          <w:szCs w:val="22"/>
        </w:rPr>
        <w:t xml:space="preserve"> an Android app for 2000+ patients</w:t>
      </w:r>
      <w:ins w:id="4" w:author="M12447" w:date="2025-10-03T09:45:00Z" w16du:dateUtc="2025-10-03T13:45:00Z">
        <w:r w:rsidR="001A3E54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r w:rsidR="001A3E54">
        <w:rPr>
          <w:rFonts w:ascii="Times New Roman" w:hAnsi="Times New Roman" w:cs="Times New Roman"/>
          <w:sz w:val="22"/>
          <w:szCs w:val="22"/>
        </w:rPr>
        <w:t xml:space="preserve">over </w:t>
      </w:r>
      <w:r w:rsidR="00013B50">
        <w:rPr>
          <w:rFonts w:ascii="Times New Roman" w:hAnsi="Times New Roman" w:cs="Times New Roman"/>
          <w:sz w:val="22"/>
          <w:szCs w:val="22"/>
        </w:rPr>
        <w:t>2</w:t>
      </w:r>
      <w:r w:rsidR="001A3E54">
        <w:rPr>
          <w:rFonts w:ascii="Times New Roman" w:hAnsi="Times New Roman" w:cs="Times New Roman"/>
          <w:sz w:val="22"/>
          <w:szCs w:val="22"/>
        </w:rPr>
        <w:t xml:space="preserve"> year</w:t>
      </w:r>
      <w:r w:rsidR="00013B50">
        <w:rPr>
          <w:rFonts w:ascii="Times New Roman" w:hAnsi="Times New Roman" w:cs="Times New Roman"/>
          <w:sz w:val="22"/>
          <w:szCs w:val="22"/>
        </w:rPr>
        <w:t>s</w:t>
      </w:r>
      <w:r w:rsidRPr="006333A9">
        <w:rPr>
          <w:rFonts w:ascii="Times New Roman" w:hAnsi="Times New Roman" w:cs="Times New Roman"/>
          <w:sz w:val="22"/>
          <w:szCs w:val="22"/>
        </w:rPr>
        <w:t xml:space="preserve">, </w:t>
      </w:r>
      <w:r w:rsidR="000E759C" w:rsidRPr="000E759C">
        <w:rPr>
          <w:rFonts w:ascii="Times New Roman" w:hAnsi="Times New Roman" w:cs="Times New Roman"/>
          <w:sz w:val="22"/>
          <w:szCs w:val="22"/>
        </w:rPr>
        <w:t xml:space="preserve">implementing modules for real-time chat, health data logging (BMI, BP), and symptom management with </w:t>
      </w:r>
      <w:r w:rsidR="00BB6043" w:rsidRPr="00BB6043">
        <w:rPr>
          <w:rFonts w:ascii="Times New Roman" w:hAnsi="Times New Roman" w:cs="Times New Roman"/>
          <w:sz w:val="22"/>
          <w:szCs w:val="22"/>
        </w:rPr>
        <w:t xml:space="preserve">AI </w:t>
      </w:r>
      <w:r w:rsidR="000E759C" w:rsidRPr="000E759C">
        <w:rPr>
          <w:rFonts w:ascii="Times New Roman" w:hAnsi="Times New Roman" w:cs="Times New Roman"/>
          <w:sz w:val="22"/>
          <w:szCs w:val="22"/>
        </w:rPr>
        <w:t>user menus for guidance.</w:t>
      </w:r>
    </w:p>
    <w:p w14:paraId="5ACF0134" w14:textId="0C06C508" w:rsidR="00524C45" w:rsidRDefault="00524C45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524C45">
        <w:rPr>
          <w:rFonts w:ascii="Times New Roman" w:hAnsi="Times New Roman" w:cs="Times New Roman"/>
          <w:sz w:val="22"/>
          <w:szCs w:val="22"/>
        </w:rPr>
        <w:t>Engineered MySQL and Redis</w:t>
      </w:r>
      <w:r w:rsidR="000A3CA1">
        <w:rPr>
          <w:rFonts w:ascii="Times New Roman" w:hAnsi="Times New Roman" w:cs="Times New Roman"/>
          <w:sz w:val="22"/>
          <w:szCs w:val="22"/>
        </w:rPr>
        <w:t xml:space="preserve"> for </w:t>
      </w:r>
      <w:r w:rsidRPr="00524C45">
        <w:rPr>
          <w:rFonts w:ascii="Times New Roman" w:hAnsi="Times New Roman" w:cs="Times New Roman"/>
          <w:sz w:val="22"/>
          <w:szCs w:val="22"/>
        </w:rPr>
        <w:t>scalable data pipelines, model training</w:t>
      </w:r>
      <w:r w:rsidR="00C629EA">
        <w:rPr>
          <w:rFonts w:ascii="Times New Roman" w:hAnsi="Times New Roman" w:cs="Times New Roman"/>
          <w:sz w:val="22"/>
          <w:szCs w:val="22"/>
        </w:rPr>
        <w:t>,</w:t>
      </w:r>
      <w:r w:rsidRPr="00524C45">
        <w:rPr>
          <w:rFonts w:ascii="Times New Roman" w:hAnsi="Times New Roman" w:cs="Times New Roman"/>
          <w:sz w:val="22"/>
          <w:szCs w:val="22"/>
        </w:rPr>
        <w:t xml:space="preserve"> and result-visualization dashboards for clinicians.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4341D27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FEF1248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072F7901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3E917C9F" w14:textId="093F4C05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5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5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6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6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8"/>
      <w:footerReference w:type="default" r:id="rId9"/>
      <w:headerReference w:type="first" r:id="rId10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E8B4" w14:textId="77777777" w:rsidR="003F26AF" w:rsidRDefault="003F26AF">
      <w:r>
        <w:separator/>
      </w:r>
    </w:p>
  </w:endnote>
  <w:endnote w:type="continuationSeparator" w:id="0">
    <w:p w14:paraId="40ACEF41" w14:textId="77777777" w:rsidR="003F26AF" w:rsidRDefault="003F2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D525" w14:textId="77777777" w:rsidR="003F26AF" w:rsidRDefault="003F26AF">
      <w:r>
        <w:separator/>
      </w:r>
    </w:p>
  </w:footnote>
  <w:footnote w:type="continuationSeparator" w:id="0">
    <w:p w14:paraId="2003941F" w14:textId="77777777" w:rsidR="003F26AF" w:rsidRDefault="003F2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14307B90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 xml:space="preserve">George </w:t>
    </w:r>
    <w:r w:rsidR="009E13FC">
      <w:rPr>
        <w:rFonts w:ascii="Times New Roman" w:hAnsi="Times New Roman" w:cs="Times New Roman"/>
        <w:b/>
        <w:bCs/>
        <w:sz w:val="40"/>
        <w:szCs w:val="48"/>
      </w:rPr>
      <w:t>(</w:t>
    </w:r>
    <w:r>
      <w:rPr>
        <w:rFonts w:ascii="Times New Roman" w:hAnsi="Times New Roman" w:cs="Times New Roman"/>
        <w:b/>
        <w:bCs/>
        <w:sz w:val="40"/>
        <w:szCs w:val="48"/>
      </w:rPr>
      <w:t>Xi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)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12447">
    <w15:presenceInfo w15:providerId="AD" w15:userId="S::M12447@m365.show::b1e6087a-7e7d-4f96-86a0-64ea44292c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E72"/>
    <w:rsid w:val="0009553A"/>
    <w:rsid w:val="00096B31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71BD"/>
    <w:rsid w:val="001C5560"/>
    <w:rsid w:val="001C6430"/>
    <w:rsid w:val="001D012D"/>
    <w:rsid w:val="001D17DB"/>
    <w:rsid w:val="001D25ED"/>
    <w:rsid w:val="001D48C9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22A1B"/>
    <w:rsid w:val="0022669C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33D9"/>
    <w:rsid w:val="00306213"/>
    <w:rsid w:val="00307336"/>
    <w:rsid w:val="00307D9C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2DC2"/>
    <w:rsid w:val="003737AA"/>
    <w:rsid w:val="00375E8D"/>
    <w:rsid w:val="003772F8"/>
    <w:rsid w:val="00381E50"/>
    <w:rsid w:val="00383A25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B3EC5"/>
    <w:rsid w:val="003B7A5B"/>
    <w:rsid w:val="003C364C"/>
    <w:rsid w:val="003D37AD"/>
    <w:rsid w:val="003D4E04"/>
    <w:rsid w:val="003D5917"/>
    <w:rsid w:val="003D5A41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72F9"/>
    <w:rsid w:val="004203C2"/>
    <w:rsid w:val="0042060D"/>
    <w:rsid w:val="00427CA0"/>
    <w:rsid w:val="00430F13"/>
    <w:rsid w:val="0043152E"/>
    <w:rsid w:val="00432728"/>
    <w:rsid w:val="00435D6A"/>
    <w:rsid w:val="00441565"/>
    <w:rsid w:val="0044426C"/>
    <w:rsid w:val="004445A5"/>
    <w:rsid w:val="0044757C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7FA2"/>
    <w:rsid w:val="00581273"/>
    <w:rsid w:val="005859AC"/>
    <w:rsid w:val="00587840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C54F8"/>
    <w:rsid w:val="005C7F21"/>
    <w:rsid w:val="005D01C5"/>
    <w:rsid w:val="005D0F5D"/>
    <w:rsid w:val="005D3811"/>
    <w:rsid w:val="005D4C51"/>
    <w:rsid w:val="005D539B"/>
    <w:rsid w:val="005D562A"/>
    <w:rsid w:val="005D5837"/>
    <w:rsid w:val="005D618A"/>
    <w:rsid w:val="005D7DFE"/>
    <w:rsid w:val="005E0417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A3C"/>
    <w:rsid w:val="00622B63"/>
    <w:rsid w:val="0062464F"/>
    <w:rsid w:val="0062493F"/>
    <w:rsid w:val="0062547A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561D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C32BB"/>
    <w:rsid w:val="006C3B13"/>
    <w:rsid w:val="006D0B6C"/>
    <w:rsid w:val="006D3F20"/>
    <w:rsid w:val="006D55B6"/>
    <w:rsid w:val="006E077C"/>
    <w:rsid w:val="006E0F8D"/>
    <w:rsid w:val="006E51D8"/>
    <w:rsid w:val="006F2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2374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7E88"/>
    <w:rsid w:val="00800980"/>
    <w:rsid w:val="00805412"/>
    <w:rsid w:val="00805748"/>
    <w:rsid w:val="00810BA8"/>
    <w:rsid w:val="00813AE4"/>
    <w:rsid w:val="008146B9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357F"/>
    <w:rsid w:val="00985C9C"/>
    <w:rsid w:val="00987279"/>
    <w:rsid w:val="00991F85"/>
    <w:rsid w:val="00995808"/>
    <w:rsid w:val="009979C5"/>
    <w:rsid w:val="00997F4A"/>
    <w:rsid w:val="009A07F0"/>
    <w:rsid w:val="009A0C89"/>
    <w:rsid w:val="009A3B5A"/>
    <w:rsid w:val="009A441C"/>
    <w:rsid w:val="009A595F"/>
    <w:rsid w:val="009A6036"/>
    <w:rsid w:val="009B2131"/>
    <w:rsid w:val="009C4BF8"/>
    <w:rsid w:val="009C6E87"/>
    <w:rsid w:val="009D0ED6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7EE"/>
    <w:rsid w:val="00A97995"/>
    <w:rsid w:val="00AA16AE"/>
    <w:rsid w:val="00AA620E"/>
    <w:rsid w:val="00AA76C8"/>
    <w:rsid w:val="00AA7FAB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1CE6"/>
    <w:rsid w:val="00B67CD4"/>
    <w:rsid w:val="00B70901"/>
    <w:rsid w:val="00B70BA9"/>
    <w:rsid w:val="00B72ACA"/>
    <w:rsid w:val="00B75827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36B2"/>
    <w:rsid w:val="00C74ACD"/>
    <w:rsid w:val="00C75CFC"/>
    <w:rsid w:val="00C76F74"/>
    <w:rsid w:val="00C805D1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5B34"/>
    <w:rsid w:val="00CE61A3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4676"/>
    <w:rsid w:val="00D14F8B"/>
    <w:rsid w:val="00D15E37"/>
    <w:rsid w:val="00D16083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5CB3"/>
    <w:rsid w:val="00DF60B4"/>
    <w:rsid w:val="00DF6A67"/>
    <w:rsid w:val="00E00D5A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56FB"/>
    <w:rsid w:val="00EE7381"/>
    <w:rsid w:val="00EE7860"/>
    <w:rsid w:val="00EF656E"/>
    <w:rsid w:val="00EF66A5"/>
    <w:rsid w:val="00F01DCF"/>
    <w:rsid w:val="00F02E60"/>
    <w:rsid w:val="00F0311F"/>
    <w:rsid w:val="00F105ED"/>
    <w:rsid w:val="00F10D90"/>
    <w:rsid w:val="00F10F9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4A85"/>
    <w:rsid w:val="00FB52CD"/>
    <w:rsid w:val="00FB7E3C"/>
    <w:rsid w:val="00FC4C2B"/>
    <w:rsid w:val="00FC7A7A"/>
    <w:rsid w:val="00FD4CC6"/>
    <w:rsid w:val="00FD607B"/>
    <w:rsid w:val="00FD6BA8"/>
    <w:rsid w:val="00FD7E55"/>
    <w:rsid w:val="00FE36FB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6</cp:revision>
  <cp:lastPrinted>2025-11-08T17:16:00Z</cp:lastPrinted>
  <dcterms:created xsi:type="dcterms:W3CDTF">2025-11-08T17:16:00Z</dcterms:created>
  <dcterms:modified xsi:type="dcterms:W3CDTF">2025-11-24T19:32:00Z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