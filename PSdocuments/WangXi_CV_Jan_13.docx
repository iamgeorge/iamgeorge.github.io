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557C7" w14:textId="77777777" w:rsidR="006468B2" w:rsidRDefault="00F256D8" w:rsidP="004C3F57">
      <w:pPr>
        <w:pBdr>
          <w:bottom w:val="single" w:sz="4" w:space="0" w:color="auto"/>
        </w:pBdr>
        <w:spacing w:before="120" w:line="260" w:lineRule="exact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4"/>
        </w:rPr>
        <w:t>EDUCATION</w:t>
      </w:r>
    </w:p>
    <w:p w14:paraId="761C1B46" w14:textId="43A57968" w:rsidR="009E13FC" w:rsidRPr="0087667A" w:rsidRDefault="009E13FC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 w:rsidRPr="0087667A">
        <w:rPr>
          <w:rFonts w:ascii="Times New Roman" w:hAnsi="Times New Roman" w:cs="Times New Roman"/>
          <w:b/>
          <w:bCs/>
          <w:sz w:val="22"/>
          <w:szCs w:val="22"/>
        </w:rPr>
        <w:t>New York University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ab/>
        <w:t>2024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sym w:font="Symbol" w:char="F02D"/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>Expected 2026</w:t>
      </w:r>
    </w:p>
    <w:p w14:paraId="3C12CE0C" w14:textId="4D08C423" w:rsidR="000024B1" w:rsidRDefault="009E13FC" w:rsidP="00CD656E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50148A">
        <w:rPr>
          <w:rFonts w:ascii="Times New Roman" w:hAnsi="Times New Roman" w:cs="Times New Roman"/>
          <w:i/>
          <w:iCs/>
          <w:sz w:val="22"/>
          <w:szCs w:val="22"/>
        </w:rPr>
        <w:t>M</w:t>
      </w:r>
      <w:r w:rsidR="00D8646E" w:rsidRPr="0050148A">
        <w:rPr>
          <w:rFonts w:ascii="Times New Roman" w:hAnsi="Times New Roman" w:cs="Times New Roman"/>
          <w:i/>
          <w:iCs/>
          <w:sz w:val="22"/>
          <w:szCs w:val="22"/>
        </w:rPr>
        <w:t>.</w:t>
      </w:r>
      <w:r w:rsidRPr="0050148A">
        <w:rPr>
          <w:rFonts w:ascii="Times New Roman" w:hAnsi="Times New Roman" w:cs="Times New Roman"/>
          <w:i/>
          <w:iCs/>
          <w:sz w:val="22"/>
          <w:szCs w:val="22"/>
        </w:rPr>
        <w:t>A</w:t>
      </w:r>
      <w:r w:rsidR="00483057" w:rsidRPr="0050148A">
        <w:rPr>
          <w:rFonts w:ascii="Times New Roman" w:hAnsi="Times New Roman" w:cs="Times New Roman"/>
          <w:i/>
          <w:iCs/>
          <w:sz w:val="22"/>
          <w:szCs w:val="22"/>
        </w:rPr>
        <w:t>.</w:t>
      </w:r>
      <w:r w:rsidRPr="0050148A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107AE3" w:rsidRPr="0050148A">
        <w:rPr>
          <w:rFonts w:ascii="Times New Roman" w:hAnsi="Times New Roman" w:cs="Times New Roman"/>
          <w:i/>
          <w:iCs/>
          <w:sz w:val="22"/>
          <w:szCs w:val="22"/>
        </w:rPr>
        <w:t>in</w:t>
      </w:r>
      <w:r w:rsidRPr="0050148A">
        <w:rPr>
          <w:rFonts w:ascii="Times New Roman" w:hAnsi="Times New Roman" w:cs="Times New Roman"/>
          <w:i/>
          <w:iCs/>
          <w:sz w:val="22"/>
          <w:szCs w:val="22"/>
        </w:rPr>
        <w:t xml:space="preserve"> Learning </w:t>
      </w:r>
      <w:r w:rsidR="00AA7FAB">
        <w:rPr>
          <w:rFonts w:ascii="Times New Roman" w:hAnsi="Times New Roman" w:cs="Times New Roman"/>
          <w:i/>
          <w:iCs/>
          <w:sz w:val="22"/>
          <w:szCs w:val="22"/>
        </w:rPr>
        <w:t>Technology</w:t>
      </w:r>
      <w:r w:rsidRPr="0050148A">
        <w:rPr>
          <w:rFonts w:ascii="Times New Roman" w:hAnsi="Times New Roman" w:cs="Times New Roman"/>
          <w:i/>
          <w:iCs/>
          <w:sz w:val="22"/>
          <w:szCs w:val="22"/>
        </w:rPr>
        <w:t xml:space="preserve"> and Experience Design</w:t>
      </w:r>
      <w:r w:rsidR="00A23C02" w:rsidRPr="0050148A">
        <w:rPr>
          <w:rFonts w:ascii="Times New Roman" w:hAnsi="Times New Roman" w:cs="Times New Roman" w:hint="eastAsia"/>
          <w:i/>
          <w:iCs/>
          <w:sz w:val="22"/>
          <w:szCs w:val="22"/>
        </w:rPr>
        <w:t xml:space="preserve"> </w:t>
      </w:r>
      <w:r w:rsidR="00A23C02" w:rsidRPr="0050148A">
        <w:rPr>
          <w:rFonts w:ascii="Times New Roman" w:hAnsi="Times New Roman" w:cs="Times New Roman"/>
          <w:i/>
          <w:iCs/>
          <w:sz w:val="22"/>
          <w:szCs w:val="22"/>
        </w:rPr>
        <w:t>(STEM)</w:t>
      </w:r>
      <w:r w:rsidR="00206FD9" w:rsidRPr="0050148A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87667A">
        <w:rPr>
          <w:rFonts w:ascii="Times New Roman" w:hAnsi="Times New Roman" w:cs="Times New Roman"/>
          <w:sz w:val="22"/>
          <w:szCs w:val="22"/>
        </w:rPr>
        <w:tab/>
        <w:t>New York, USA</w:t>
      </w:r>
    </w:p>
    <w:p w14:paraId="1C85354D" w14:textId="5037CBC8" w:rsidR="006468B2" w:rsidRPr="0087667A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 w:rsidRPr="0087667A">
        <w:rPr>
          <w:rFonts w:ascii="Times New Roman" w:hAnsi="Times New Roman" w:cs="Times New Roman"/>
          <w:b/>
          <w:bCs/>
          <w:sz w:val="22"/>
          <w:szCs w:val="22"/>
        </w:rPr>
        <w:t>The Chinese University of Hong Kong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ab/>
        <w:t>2020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sym w:font="Symbol" w:char="F02D"/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>2023</w:t>
      </w:r>
    </w:p>
    <w:p w14:paraId="3D5A93CE" w14:textId="1D2B67C8" w:rsidR="006468B2" w:rsidRDefault="001C6430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50148A">
        <w:rPr>
          <w:rFonts w:ascii="Times New Roman" w:hAnsi="Times New Roman" w:cs="Times New Roman"/>
          <w:i/>
          <w:iCs/>
          <w:sz w:val="22"/>
          <w:szCs w:val="22"/>
        </w:rPr>
        <w:t>B.Eng.</w:t>
      </w:r>
      <w:r w:rsidR="00F256D8" w:rsidRPr="0050148A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107AE3" w:rsidRPr="0050148A">
        <w:rPr>
          <w:rFonts w:ascii="Times New Roman" w:hAnsi="Times New Roman" w:cs="Times New Roman"/>
          <w:i/>
          <w:iCs/>
          <w:sz w:val="22"/>
          <w:szCs w:val="22"/>
        </w:rPr>
        <w:t>in</w:t>
      </w:r>
      <w:r w:rsidR="00F256D8" w:rsidRPr="0050148A">
        <w:rPr>
          <w:rFonts w:ascii="Times New Roman" w:hAnsi="Times New Roman" w:cs="Times New Roman"/>
          <w:i/>
          <w:iCs/>
          <w:sz w:val="22"/>
          <w:szCs w:val="22"/>
        </w:rPr>
        <w:t xml:space="preserve"> Computer Science and Engineering</w:t>
      </w:r>
      <w:r w:rsidR="00F256D8">
        <w:rPr>
          <w:rFonts w:ascii="Times New Roman" w:hAnsi="Times New Roman" w:cs="Times New Roman"/>
          <w:sz w:val="22"/>
          <w:szCs w:val="22"/>
        </w:rPr>
        <w:tab/>
      </w:r>
      <w:r w:rsidR="0087667A" w:rsidRPr="0087667A">
        <w:rPr>
          <w:rFonts w:ascii="Times New Roman" w:hAnsi="Times New Roman" w:cs="Times New Roman"/>
          <w:sz w:val="22"/>
          <w:szCs w:val="22"/>
        </w:rPr>
        <w:t>Shenzhen</w:t>
      </w:r>
      <w:r w:rsidR="0087667A">
        <w:rPr>
          <w:rFonts w:ascii="Times New Roman" w:hAnsi="Times New Roman" w:cs="Times New Roman"/>
          <w:sz w:val="22"/>
          <w:szCs w:val="22"/>
        </w:rPr>
        <w:t>, China</w:t>
      </w:r>
    </w:p>
    <w:p w14:paraId="0479D5A3" w14:textId="07918B94" w:rsidR="006468B2" w:rsidRPr="0087667A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 w:rsidRPr="0087667A">
        <w:rPr>
          <w:rFonts w:ascii="Times New Roman" w:hAnsi="Times New Roman" w:cs="Times New Roman"/>
          <w:b/>
          <w:bCs/>
          <w:sz w:val="22"/>
          <w:szCs w:val="22"/>
        </w:rPr>
        <w:t>University of Illinois Urbana-Champaign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ab/>
        <w:t>2020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sym w:font="Symbol" w:char="F02D"/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>2021</w:t>
      </w:r>
    </w:p>
    <w:p w14:paraId="510593BF" w14:textId="4F3E1A4E" w:rsidR="006468B2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School of Information Science</w:t>
      </w:r>
      <w:r>
        <w:rPr>
          <w:rFonts w:ascii="Times New Roman" w:hAnsi="Times New Roman" w:cs="Times New Roman"/>
          <w:sz w:val="22"/>
          <w:szCs w:val="22"/>
        </w:rPr>
        <w:tab/>
      </w:r>
      <w:r w:rsidR="0087667A" w:rsidRPr="0087667A">
        <w:rPr>
          <w:rFonts w:ascii="Times New Roman" w:hAnsi="Times New Roman" w:cs="Times New Roman"/>
          <w:sz w:val="22"/>
          <w:szCs w:val="22"/>
        </w:rPr>
        <w:t>Urbana-Champaign</w:t>
      </w:r>
      <w:r w:rsidR="0087667A">
        <w:rPr>
          <w:rFonts w:ascii="Times New Roman" w:hAnsi="Times New Roman" w:cs="Times New Roman"/>
          <w:sz w:val="22"/>
          <w:szCs w:val="22"/>
        </w:rPr>
        <w:t>, USA</w:t>
      </w:r>
    </w:p>
    <w:p w14:paraId="78638010" w14:textId="77A59C0C" w:rsidR="007956BA" w:rsidRPr="0087667A" w:rsidRDefault="00F256D8" w:rsidP="005D4C51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 w:rsidRPr="0087667A">
        <w:rPr>
          <w:rFonts w:ascii="Times New Roman" w:hAnsi="Times New Roman" w:cs="Times New Roman"/>
          <w:b/>
          <w:bCs/>
          <w:sz w:val="22"/>
          <w:szCs w:val="22"/>
        </w:rPr>
        <w:t>Eastern Mediterranean International School</w:t>
      </w:r>
      <w:r w:rsidR="0087667A" w:rsidRPr="0087667A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87667A" w:rsidRPr="0087667A">
        <w:rPr>
          <w:rFonts w:ascii="Times New Roman" w:hAnsi="Times New Roman" w:cs="Times New Roman"/>
          <w:b/>
          <w:bCs/>
          <w:sz w:val="22"/>
          <w:szCs w:val="22"/>
        </w:rPr>
        <w:tab/>
        <w:t>2016</w:t>
      </w:r>
      <w:r w:rsidR="0087667A" w:rsidRPr="0087667A">
        <w:rPr>
          <w:rFonts w:ascii="Times New Roman" w:hAnsi="Times New Roman" w:cs="Times New Roman"/>
          <w:b/>
          <w:bCs/>
          <w:sz w:val="22"/>
          <w:szCs w:val="22"/>
        </w:rPr>
        <w:sym w:font="Symbol" w:char="F02D"/>
      </w:r>
      <w:r w:rsidR="0087667A" w:rsidRPr="0087667A">
        <w:rPr>
          <w:rFonts w:ascii="Times New Roman" w:hAnsi="Times New Roman" w:cs="Times New Roman"/>
          <w:b/>
          <w:bCs/>
          <w:sz w:val="22"/>
          <w:szCs w:val="22"/>
        </w:rPr>
        <w:t>2019</w:t>
      </w:r>
    </w:p>
    <w:p w14:paraId="6A2AC86A" w14:textId="19770DD2" w:rsidR="00753904" w:rsidRDefault="007831F0" w:rsidP="0041434B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C25BD2">
        <w:rPr>
          <w:rFonts w:ascii="Times New Roman" w:hAnsi="Times New Roman" w:cs="Times New Roman"/>
          <w:b/>
          <w:bCs/>
          <w:sz w:val="22"/>
          <w:szCs w:val="22"/>
        </w:rPr>
        <w:t>SAT:</w:t>
      </w:r>
      <w:r>
        <w:rPr>
          <w:rFonts w:ascii="Times New Roman" w:hAnsi="Times New Roman" w:cs="Times New Roman"/>
          <w:sz w:val="22"/>
          <w:szCs w:val="22"/>
        </w:rPr>
        <w:t xml:space="preserve"> 1510   </w:t>
      </w:r>
      <w:r w:rsidRPr="0054193D">
        <w:rPr>
          <w:rFonts w:ascii="Times New Roman" w:hAnsi="Times New Roman" w:cs="Times New Roman"/>
          <w:b/>
          <w:bCs/>
          <w:sz w:val="22"/>
          <w:szCs w:val="22"/>
        </w:rPr>
        <w:t>SAT Math:</w:t>
      </w:r>
      <w:r>
        <w:rPr>
          <w:rFonts w:ascii="Times New Roman" w:hAnsi="Times New Roman" w:cs="Times New Roman"/>
          <w:sz w:val="22"/>
          <w:szCs w:val="22"/>
        </w:rPr>
        <w:t xml:space="preserve"> 800   </w:t>
      </w:r>
      <w:r w:rsidR="0087667A">
        <w:rPr>
          <w:rFonts w:ascii="Times New Roman" w:hAnsi="Times New Roman" w:cs="Times New Roman"/>
          <w:sz w:val="22"/>
          <w:szCs w:val="22"/>
        </w:rPr>
        <w:tab/>
      </w:r>
      <w:r w:rsidR="0087667A" w:rsidRPr="0087667A">
        <w:rPr>
          <w:rFonts w:ascii="Times New Roman" w:hAnsi="Times New Roman" w:cs="Times New Roman"/>
          <w:sz w:val="22"/>
          <w:szCs w:val="22"/>
        </w:rPr>
        <w:t>Tel-Aviv</w:t>
      </w:r>
      <w:r w:rsidR="0087667A">
        <w:rPr>
          <w:rFonts w:ascii="Times New Roman" w:hAnsi="Times New Roman" w:cs="Times New Roman"/>
          <w:sz w:val="22"/>
          <w:szCs w:val="22"/>
        </w:rPr>
        <w:t xml:space="preserve">, </w:t>
      </w:r>
      <w:r w:rsidR="0087667A" w:rsidRPr="0087667A">
        <w:rPr>
          <w:rFonts w:ascii="Times New Roman" w:hAnsi="Times New Roman" w:cs="Times New Roman"/>
          <w:sz w:val="22"/>
          <w:szCs w:val="22"/>
        </w:rPr>
        <w:t>Israel</w:t>
      </w:r>
    </w:p>
    <w:p w14:paraId="7D6FDD77" w14:textId="5EE2772C" w:rsidR="0069391F" w:rsidRPr="00EE7381" w:rsidRDefault="00EE7381" w:rsidP="0069391F">
      <w:pPr>
        <w:pBdr>
          <w:bottom w:val="single" w:sz="4" w:space="0" w:color="auto"/>
        </w:pBdr>
        <w:spacing w:before="120" w:line="260" w:lineRule="exact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EE7381">
        <w:rPr>
          <w:rFonts w:ascii="Times New Roman" w:hAnsi="Times New Roman" w:cs="Times New Roman"/>
          <w:b/>
          <w:bCs/>
          <w:sz w:val="22"/>
          <w:szCs w:val="22"/>
        </w:rPr>
        <w:t>RESEARCH INTEREST</w:t>
      </w:r>
    </w:p>
    <w:p w14:paraId="6637E7E2" w14:textId="66187217" w:rsidR="00753904" w:rsidRPr="00EB31DA" w:rsidRDefault="001562B0" w:rsidP="007E700E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right" w:pos="9026"/>
        </w:tabs>
        <w:spacing w:line="260" w:lineRule="exact"/>
        <w:jc w:val="center"/>
        <w:rPr>
          <w:rFonts w:ascii="Times New Roman" w:hAnsi="Times New Roman" w:cs="Times New Roman"/>
          <w:sz w:val="18"/>
          <w:szCs w:val="18"/>
        </w:rPr>
      </w:pPr>
      <w:r w:rsidRPr="00EB31DA">
        <w:rPr>
          <w:rFonts w:ascii="Times New Roman" w:hAnsi="Times New Roman" w:cs="Times New Roman"/>
          <w:sz w:val="18"/>
          <w:szCs w:val="18"/>
        </w:rPr>
        <w:t>Human–</w:t>
      </w:r>
      <w:r w:rsidR="00EB31DA" w:rsidRPr="00EB31DA">
        <w:rPr>
          <w:rFonts w:ascii="Times New Roman" w:hAnsi="Times New Roman" w:cs="Times New Roman"/>
          <w:sz w:val="18"/>
          <w:szCs w:val="18"/>
        </w:rPr>
        <w:t>Computer Interaction</w:t>
      </w:r>
      <w:r w:rsidRPr="00EB31DA">
        <w:rPr>
          <w:rFonts w:ascii="Times New Roman" w:hAnsi="Times New Roman" w:cs="Times New Roman"/>
          <w:sz w:val="18"/>
          <w:szCs w:val="18"/>
        </w:rPr>
        <w:t xml:space="preserve">, Multi-Modality AI, Adaptive </w:t>
      </w:r>
      <w:r w:rsidR="00C736B2">
        <w:rPr>
          <w:rFonts w:ascii="Times New Roman" w:hAnsi="Times New Roman" w:cs="Times New Roman"/>
          <w:sz w:val="18"/>
          <w:szCs w:val="18"/>
        </w:rPr>
        <w:t>E</w:t>
      </w:r>
      <w:r w:rsidRPr="00EB31DA">
        <w:rPr>
          <w:rFonts w:ascii="Times New Roman" w:hAnsi="Times New Roman" w:cs="Times New Roman"/>
          <w:sz w:val="18"/>
          <w:szCs w:val="18"/>
        </w:rPr>
        <w:t>nvironments</w:t>
      </w:r>
      <w:r w:rsidR="0028313C" w:rsidRPr="00EB31DA">
        <w:rPr>
          <w:rFonts w:ascii="Times New Roman" w:hAnsi="Times New Roman" w:cs="Times New Roman"/>
          <w:sz w:val="18"/>
          <w:szCs w:val="18"/>
        </w:rPr>
        <w:t>, Accessibility</w:t>
      </w:r>
      <w:r w:rsidR="007F7E88" w:rsidRPr="00EB31DA">
        <w:rPr>
          <w:rFonts w:ascii="Times New Roman" w:hAnsi="Times New Roman" w:cs="Times New Roman"/>
          <w:sz w:val="18"/>
          <w:szCs w:val="18"/>
        </w:rPr>
        <w:t xml:space="preserve">, </w:t>
      </w:r>
      <w:r w:rsidR="00D16083" w:rsidRPr="00EB31DA">
        <w:rPr>
          <w:rFonts w:ascii="Times New Roman" w:hAnsi="Times New Roman" w:cs="Times New Roman"/>
          <w:sz w:val="18"/>
          <w:szCs w:val="18"/>
        </w:rPr>
        <w:t>Natural Language Processing</w:t>
      </w:r>
    </w:p>
    <w:p w14:paraId="733A80E5" w14:textId="4601E1D1" w:rsidR="009A0C89" w:rsidRDefault="009A0C89" w:rsidP="009A0C89">
      <w:pPr>
        <w:pBdr>
          <w:bottom w:val="single" w:sz="4" w:space="0" w:color="auto"/>
        </w:pBdr>
        <w:spacing w:before="120" w:line="260" w:lineRule="exact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4"/>
        </w:rPr>
        <w:t>PUBLICATION AND TALKS</w:t>
      </w:r>
    </w:p>
    <w:p w14:paraId="11F8C9C5" w14:textId="423FD5C4" w:rsidR="00C111A2" w:rsidRDefault="00C111A2" w:rsidP="0041434B">
      <w:pPr>
        <w:spacing w:line="240" w:lineRule="exact"/>
        <w:rPr>
          <w:rFonts w:ascii="Times New Roman" w:hAnsi="Times New Roman" w:cs="Times New Roman"/>
          <w:b/>
          <w:bCs/>
          <w:sz w:val="22"/>
          <w:szCs w:val="22"/>
        </w:rPr>
      </w:pPr>
      <w:bookmarkStart w:id="0" w:name="OLE_LINK52"/>
      <w:r>
        <w:rPr>
          <w:rFonts w:ascii="Times New Roman" w:hAnsi="Times New Roman" w:cs="Times New Roman"/>
          <w:b/>
          <w:bCs/>
          <w:sz w:val="22"/>
          <w:szCs w:val="22"/>
        </w:rPr>
        <w:t>Publications</w:t>
      </w:r>
    </w:p>
    <w:p w14:paraId="1A3D7E1A" w14:textId="5AE4FA55" w:rsidR="0041434B" w:rsidRPr="00BA21FA" w:rsidRDefault="0041434B" w:rsidP="0041434B">
      <w:pPr>
        <w:pStyle w:val="ListParagraph"/>
        <w:numPr>
          <w:ilvl w:val="0"/>
          <w:numId w:val="7"/>
        </w:numPr>
        <w:spacing w:line="24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85733D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Wang, X.</w:t>
      </w:r>
      <w:r w:rsidR="00E62FE3" w:rsidRPr="0085733D">
        <w:rPr>
          <w:rFonts w:ascii="Times New Roman" w:hAnsi="Times New Roman" w:cs="Times New Roman" w:hint="eastAsia"/>
          <w:b/>
          <w:bCs/>
          <w:color w:val="2E74B5" w:themeColor="accent5" w:themeShade="BF"/>
          <w:sz w:val="22"/>
          <w:szCs w:val="22"/>
          <w:vertAlign w:val="superscript"/>
        </w:rPr>
        <w:t>*</w:t>
      </w:r>
      <w:r w:rsidRPr="001E24DD"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 w:rsidRPr="0085733D">
        <w:rPr>
          <w:rFonts w:ascii="Times New Roman" w:hAnsi="Times New Roman" w:cs="Times New Roman"/>
          <w:color w:val="2E74B5" w:themeColor="accent5" w:themeShade="BF"/>
          <w:sz w:val="22"/>
          <w:szCs w:val="22"/>
        </w:rPr>
        <w:t xml:space="preserve"> </w:t>
      </w:r>
      <w:r w:rsidR="00B2358F" w:rsidRPr="00BA21FA">
        <w:rPr>
          <w:rFonts w:ascii="Times New Roman" w:hAnsi="Times New Roman" w:cs="Times New Roman"/>
          <w:sz w:val="22"/>
          <w:szCs w:val="22"/>
        </w:rPr>
        <w:t>Qian, J</w:t>
      </w:r>
      <w:r w:rsidR="00E62FE3" w:rsidRPr="00BA21FA">
        <w:rPr>
          <w:rFonts w:ascii="Times New Roman" w:hAnsi="Times New Roman" w:cs="Times New Roman" w:hint="eastAsia"/>
          <w:sz w:val="22"/>
          <w:szCs w:val="22"/>
          <w:vertAlign w:val="superscript"/>
        </w:rPr>
        <w:t>*</w:t>
      </w:r>
      <w:r w:rsidR="00B2358F" w:rsidRPr="00BA21FA">
        <w:rPr>
          <w:rFonts w:ascii="Times New Roman" w:hAnsi="Times New Roman" w:cs="Times New Roman"/>
          <w:sz w:val="22"/>
          <w:szCs w:val="22"/>
        </w:rPr>
        <w:t xml:space="preserve">., </w:t>
      </w:r>
      <w:r w:rsidRPr="00BA21FA">
        <w:rPr>
          <w:rFonts w:ascii="Times New Roman" w:hAnsi="Times New Roman" w:cs="Times New Roman"/>
          <w:sz w:val="22"/>
          <w:szCs w:val="22"/>
        </w:rPr>
        <w:t>Li, X., Wu, G., Castelo Quispe, S., &amp; Silva, C. (2025</w:t>
      </w:r>
      <w:r w:rsidRPr="004124C3">
        <w:rPr>
          <w:rFonts w:ascii="Times New Roman" w:hAnsi="Times New Roman" w:cs="Times New Roman"/>
          <w:sz w:val="22"/>
          <w:szCs w:val="22"/>
        </w:rPr>
        <w:t>)</w:t>
      </w:r>
      <w:r w:rsidRPr="0085733D">
        <w:rPr>
          <w:rFonts w:ascii="Times New Roman" w:hAnsi="Times New Roman" w:cs="Times New Roman"/>
          <w:i/>
          <w:iCs/>
          <w:sz w:val="22"/>
          <w:szCs w:val="22"/>
        </w:rPr>
        <w:t xml:space="preserve">. </w:t>
      </w:r>
      <w:proofErr w:type="spellStart"/>
      <w:r w:rsidRPr="0085733D">
        <w:rPr>
          <w:rFonts w:ascii="Times New Roman" w:hAnsi="Times New Roman" w:cs="Times New Roman"/>
          <w:i/>
          <w:iCs/>
          <w:sz w:val="22"/>
          <w:szCs w:val="22"/>
        </w:rPr>
        <w:t>DuoZone</w:t>
      </w:r>
      <w:proofErr w:type="spellEnd"/>
      <w:r w:rsidRPr="0085733D">
        <w:rPr>
          <w:rFonts w:ascii="Times New Roman" w:hAnsi="Times New Roman" w:cs="Times New Roman"/>
          <w:i/>
          <w:iCs/>
          <w:sz w:val="22"/>
          <w:szCs w:val="22"/>
        </w:rPr>
        <w:t>: User-centric, LLM-guided mixed-initiative virtual window management for XR productivity</w:t>
      </w:r>
      <w:r w:rsidRPr="00BA21FA">
        <w:rPr>
          <w:rFonts w:ascii="Times New Roman" w:hAnsi="Times New Roman" w:cs="Times New Roman"/>
          <w:sz w:val="22"/>
          <w:szCs w:val="22"/>
        </w:rPr>
        <w:t xml:space="preserve">. </w:t>
      </w:r>
      <w:r w:rsidR="001B5448" w:rsidRPr="001B5448">
        <w:rPr>
          <w:rFonts w:ascii="Times New Roman" w:hAnsi="Times New Roman" w:cs="Times New Roman"/>
          <w:b/>
          <w:bCs/>
          <w:sz w:val="22"/>
          <w:szCs w:val="22"/>
        </w:rPr>
        <w:t>ISMAR</w:t>
      </w:r>
      <w:r w:rsidR="0085733D"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 under review</w:t>
      </w:r>
      <w:r w:rsidRPr="0085733D"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p w14:paraId="2300606A" w14:textId="5BC1B66F" w:rsidR="0041434B" w:rsidRPr="00113FF3" w:rsidRDefault="0041434B" w:rsidP="0041434B">
      <w:pPr>
        <w:pStyle w:val="ListParagraph"/>
        <w:numPr>
          <w:ilvl w:val="0"/>
          <w:numId w:val="7"/>
        </w:numPr>
        <w:spacing w:line="24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DE005B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Wang, X.</w:t>
      </w:r>
      <w:r w:rsidRPr="00BA21FA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r w:rsidRPr="00BA21FA">
        <w:rPr>
          <w:rFonts w:ascii="Times New Roman" w:hAnsi="Times New Roman" w:cs="Times New Roman"/>
          <w:sz w:val="22"/>
          <w:szCs w:val="22"/>
        </w:rPr>
        <w:t>&amp; Shen, Y. (2025). </w:t>
      </w:r>
      <w:r w:rsidRPr="00BA21FA">
        <w:rPr>
          <w:rFonts w:ascii="Times New Roman" w:hAnsi="Times New Roman" w:cs="Times New Roman"/>
          <w:i/>
          <w:iCs/>
          <w:sz w:val="22"/>
          <w:szCs w:val="22"/>
        </w:rPr>
        <w:t>Home environment and students’ creative thinking: An educational data science analysis of PISA 2022.</w:t>
      </w:r>
      <w:r w:rsidRPr="0085733D">
        <w:rPr>
          <w:rFonts w:ascii="Times New Roman" w:hAnsi="Times New Roman" w:cs="Times New Roman"/>
          <w:b/>
          <w:bCs/>
          <w:sz w:val="22"/>
          <w:szCs w:val="22"/>
        </w:rPr>
        <w:t> AERA 202</w:t>
      </w:r>
      <w:r w:rsidR="005A57C4">
        <w:rPr>
          <w:rFonts w:ascii="Times New Roman" w:hAnsi="Times New Roman" w:cs="Times New Roman"/>
          <w:b/>
          <w:bCs/>
          <w:sz w:val="22"/>
          <w:szCs w:val="22"/>
        </w:rPr>
        <w:t>6</w:t>
      </w:r>
      <w:r w:rsidR="00E56558">
        <w:rPr>
          <w:rFonts w:ascii="Times New Roman" w:hAnsi="Times New Roman" w:cs="Times New Roman"/>
          <w:sz w:val="22"/>
          <w:szCs w:val="22"/>
        </w:rPr>
        <w:t>.</w:t>
      </w:r>
    </w:p>
    <w:p w14:paraId="3129E214" w14:textId="77777777" w:rsidR="005A57C4" w:rsidRDefault="0041434B" w:rsidP="005A57C4">
      <w:pPr>
        <w:pStyle w:val="ListParagraph"/>
        <w:numPr>
          <w:ilvl w:val="0"/>
          <w:numId w:val="7"/>
        </w:numPr>
        <w:spacing w:line="240" w:lineRule="exact"/>
        <w:ind w:firstLineChars="0"/>
        <w:rPr>
          <w:rFonts w:ascii="Times New Roman" w:hAnsi="Times New Roman" w:cs="Times New Roman"/>
          <w:b/>
          <w:bCs/>
          <w:sz w:val="22"/>
          <w:szCs w:val="22"/>
        </w:rPr>
      </w:pPr>
      <w:r w:rsidRPr="007471E2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Wang, X.</w:t>
      </w:r>
      <w:r w:rsidRPr="00BA21FA">
        <w:rPr>
          <w:rFonts w:ascii="Times New Roman" w:hAnsi="Times New Roman" w:cs="Times New Roman"/>
          <w:sz w:val="22"/>
          <w:szCs w:val="22"/>
        </w:rPr>
        <w:t xml:space="preserve">, Zhang, S. Y., Meng, F., &amp; Li, L. (2025). </w:t>
      </w:r>
      <w:r w:rsidRPr="00BA21FA">
        <w:rPr>
          <w:rFonts w:ascii="Times New Roman" w:hAnsi="Times New Roman" w:cs="Times New Roman"/>
          <w:i/>
          <w:iCs/>
          <w:sz w:val="22"/>
          <w:szCs w:val="22"/>
        </w:rPr>
        <w:t>The hidden pitfalls of e-dictionaries: How inaccuracies affect Chinese language users</w:t>
      </w:r>
      <w:r w:rsidRPr="00BA21FA">
        <w:rPr>
          <w:rFonts w:ascii="Times New Roman" w:hAnsi="Times New Roman" w:cs="Times New Roman"/>
          <w:sz w:val="22"/>
          <w:szCs w:val="22"/>
        </w:rPr>
        <w:t xml:space="preserve">. </w:t>
      </w:r>
      <w:r w:rsidRPr="00BA21FA">
        <w:rPr>
          <w:rFonts w:ascii="Times New Roman" w:hAnsi="Times New Roman" w:cs="Times New Roman"/>
          <w:i/>
          <w:iCs/>
          <w:sz w:val="22"/>
          <w:szCs w:val="22"/>
        </w:rPr>
        <w:t xml:space="preserve">Lexicography: </w:t>
      </w:r>
      <w:r w:rsidRPr="0085733D">
        <w:rPr>
          <w:rFonts w:ascii="Times New Roman" w:hAnsi="Times New Roman" w:cs="Times New Roman"/>
          <w:b/>
          <w:bCs/>
          <w:sz w:val="22"/>
          <w:szCs w:val="22"/>
        </w:rPr>
        <w:t xml:space="preserve">Journal of ASIALEX. </w:t>
      </w:r>
    </w:p>
    <w:p w14:paraId="0C7F12EE" w14:textId="6BC65FD4" w:rsidR="00830E37" w:rsidRDefault="00830E37" w:rsidP="00830E37">
      <w:pPr>
        <w:pStyle w:val="ListParagraph"/>
        <w:numPr>
          <w:ilvl w:val="0"/>
          <w:numId w:val="7"/>
        </w:numPr>
        <w:spacing w:line="240" w:lineRule="exact"/>
        <w:ind w:firstLineChars="0"/>
        <w:rPr>
          <w:rFonts w:ascii="Times New Roman" w:hAnsi="Times New Roman" w:cs="Times New Roman"/>
          <w:b/>
          <w:bCs/>
          <w:sz w:val="22"/>
          <w:szCs w:val="22"/>
        </w:rPr>
      </w:pPr>
      <w:r w:rsidRPr="007471E2">
        <w:rPr>
          <w:rFonts w:ascii="Times New Roman" w:hAnsi="Times New Roman" w:cs="Times New Roman" w:hint="eastAsia"/>
          <w:b/>
          <w:bCs/>
          <w:color w:val="2E74B5" w:themeColor="accent5" w:themeShade="BF"/>
          <w:sz w:val="22"/>
          <w:szCs w:val="22"/>
        </w:rPr>
        <w:t>Wang</w:t>
      </w:r>
      <w:r w:rsidRPr="007471E2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, X.</w:t>
      </w:r>
      <w:r w:rsidRPr="00BA21FA">
        <w:rPr>
          <w:rFonts w:ascii="Times New Roman" w:hAnsi="Times New Roman" w:cs="Times New Roman"/>
          <w:sz w:val="22"/>
          <w:szCs w:val="22"/>
        </w:rPr>
        <w:t xml:space="preserve">, </w:t>
      </w:r>
      <w:r w:rsidRPr="00BA21FA">
        <w:rPr>
          <w:rFonts w:ascii="Times New Roman" w:hAnsi="Times New Roman" w:cs="Times New Roman" w:hint="eastAsia"/>
          <w:sz w:val="22"/>
          <w:szCs w:val="22"/>
        </w:rPr>
        <w:t>Meng</w:t>
      </w:r>
      <w:r w:rsidRPr="00BA21FA">
        <w:rPr>
          <w:rFonts w:ascii="Times New Roman" w:hAnsi="Times New Roman" w:cs="Times New Roman"/>
          <w:sz w:val="22"/>
          <w:szCs w:val="22"/>
        </w:rPr>
        <w:t>, F.F.,</w:t>
      </w:r>
      <w:r w:rsidRPr="00BA21FA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Pr="00BA21FA">
        <w:rPr>
          <w:rFonts w:ascii="Times New Roman" w:hAnsi="Times New Roman" w:cs="Times New Roman"/>
          <w:sz w:val="22"/>
          <w:szCs w:val="22"/>
        </w:rPr>
        <w:t>&amp; Zhang, S.Y.</w:t>
      </w:r>
      <w:r>
        <w:rPr>
          <w:rFonts w:ascii="Times New Roman" w:hAnsi="Times New Roman" w:cs="Times New Roman"/>
          <w:sz w:val="22"/>
          <w:szCs w:val="22"/>
        </w:rPr>
        <w:t>,</w:t>
      </w:r>
      <w:r w:rsidRPr="00BA21FA">
        <w:rPr>
          <w:rFonts w:ascii="Times New Roman" w:hAnsi="Times New Roman" w:cs="Times New Roman"/>
          <w:sz w:val="22"/>
          <w:szCs w:val="22"/>
        </w:rPr>
        <w:t xml:space="preserve"> Li, L.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BA21FA">
        <w:rPr>
          <w:rFonts w:ascii="Times New Roman" w:hAnsi="Times New Roman" w:cs="Times New Roman"/>
          <w:sz w:val="22"/>
          <w:szCs w:val="22"/>
        </w:rPr>
        <w:t xml:space="preserve">(2023). </w:t>
      </w:r>
      <w:r w:rsidRPr="00BA21FA">
        <w:rPr>
          <w:rFonts w:ascii="Times New Roman" w:hAnsi="Times New Roman" w:cs="Times New Roman" w:hint="eastAsia"/>
          <w:sz w:val="22"/>
          <w:szCs w:val="22"/>
        </w:rPr>
        <w:t>I</w:t>
      </w:r>
      <w:r w:rsidRPr="00BA21FA">
        <w:rPr>
          <w:rFonts w:ascii="Times New Roman" w:hAnsi="Times New Roman" w:cs="Times New Roman"/>
          <w:sz w:val="22"/>
          <w:szCs w:val="22"/>
        </w:rPr>
        <w:t xml:space="preserve">naccuracy of an E-Dictionary and </w:t>
      </w:r>
      <w:r w:rsidRPr="00BA21FA">
        <w:rPr>
          <w:rFonts w:ascii="Times New Roman" w:hAnsi="Times New Roman" w:cs="Times New Roman" w:hint="eastAsia"/>
          <w:sz w:val="22"/>
          <w:szCs w:val="22"/>
        </w:rPr>
        <w:t>i</w:t>
      </w:r>
      <w:r w:rsidRPr="00BA21FA">
        <w:rPr>
          <w:rFonts w:ascii="Times New Roman" w:hAnsi="Times New Roman" w:cs="Times New Roman"/>
          <w:sz w:val="22"/>
          <w:szCs w:val="22"/>
        </w:rPr>
        <w:t xml:space="preserve">ts influence on Chinese language users. </w:t>
      </w:r>
      <w:r w:rsidRPr="00BA21FA">
        <w:rPr>
          <w:rFonts w:ascii="Times New Roman" w:hAnsi="Times New Roman" w:cs="Times New Roman"/>
          <w:i/>
          <w:iCs/>
          <w:sz w:val="22"/>
          <w:szCs w:val="22"/>
        </w:rPr>
        <w:t>Proceedings of the 16th International Conference of the Asian Association for Lexicography</w:t>
      </w:r>
      <w:r w:rsidRPr="00BA21FA">
        <w:rPr>
          <w:rFonts w:ascii="Times New Roman" w:hAnsi="Times New Roman" w:cs="Times New Roman"/>
          <w:sz w:val="22"/>
          <w:szCs w:val="22"/>
        </w:rPr>
        <w:t xml:space="preserve"> (pp.113-125). </w:t>
      </w:r>
      <w:r w:rsidRPr="00BA21FA">
        <w:rPr>
          <w:rFonts w:ascii="Times New Roman" w:hAnsi="Times New Roman" w:cs="Times New Roman" w:hint="eastAsia"/>
          <w:sz w:val="22"/>
          <w:szCs w:val="22"/>
        </w:rPr>
        <w:t>Seoul</w:t>
      </w:r>
      <w:r w:rsidRPr="00BA21FA">
        <w:rPr>
          <w:rFonts w:ascii="Times New Roman" w:hAnsi="Times New Roman" w:cs="Times New Roman"/>
          <w:sz w:val="22"/>
          <w:szCs w:val="22"/>
        </w:rPr>
        <w:t xml:space="preserve">: Yonsei University. </w:t>
      </w:r>
      <w:r w:rsidRPr="0085733D">
        <w:rPr>
          <w:rFonts w:ascii="Times New Roman" w:hAnsi="Times New Roman" w:cs="Times New Roman"/>
          <w:b/>
          <w:bCs/>
          <w:sz w:val="22"/>
          <w:szCs w:val="22"/>
        </w:rPr>
        <w:t>ASIALEX 2023</w:t>
      </w:r>
    </w:p>
    <w:p w14:paraId="396403CE" w14:textId="22775933" w:rsidR="00A60430" w:rsidRPr="00A60430" w:rsidRDefault="00A60430" w:rsidP="00A60430">
      <w:pPr>
        <w:pStyle w:val="ListParagraph"/>
        <w:numPr>
          <w:ilvl w:val="0"/>
          <w:numId w:val="7"/>
        </w:numPr>
        <w:spacing w:line="240" w:lineRule="exact"/>
        <w:ind w:firstLineChars="0"/>
        <w:rPr>
          <w:rFonts w:ascii="Times New Roman" w:hAnsi="Times New Roman" w:cs="Times New Roman" w:hint="eastAsia"/>
          <w:b/>
          <w:bCs/>
          <w:sz w:val="22"/>
          <w:szCs w:val="22"/>
        </w:rPr>
      </w:pPr>
      <w:r w:rsidRPr="001E24DD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Wang, X.</w:t>
      </w:r>
      <w:r w:rsidRPr="00BA21FA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r w:rsidRPr="00BA21FA">
        <w:rPr>
          <w:rFonts w:ascii="Times New Roman" w:hAnsi="Times New Roman" w:cs="Times New Roman"/>
          <w:sz w:val="22"/>
          <w:szCs w:val="22"/>
        </w:rPr>
        <w:t>Hu, J., &amp; Ali, S. (2025). </w:t>
      </w:r>
      <w:r w:rsidRPr="00BA21FA">
        <w:rPr>
          <w:rFonts w:ascii="Times New Roman" w:hAnsi="Times New Roman" w:cs="Times New Roman"/>
          <w:i/>
          <w:iCs/>
          <w:sz w:val="22"/>
          <w:szCs w:val="22"/>
        </w:rPr>
        <w:t>MAATS: A Multi Agent Automated Translation System Based on MQM Evaluation</w:t>
      </w:r>
      <w:r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3DC4D96C" w14:textId="44ACF7EF" w:rsidR="0085733D" w:rsidRPr="00B75E94" w:rsidRDefault="00683C64" w:rsidP="00B75E94">
      <w:pPr>
        <w:pStyle w:val="ListParagraph"/>
        <w:numPr>
          <w:ilvl w:val="0"/>
          <w:numId w:val="7"/>
        </w:numPr>
        <w:spacing w:line="240" w:lineRule="exact"/>
        <w:ind w:firstLineChars="0"/>
        <w:rPr>
          <w:rFonts w:ascii="Times New Roman" w:hAnsi="Times New Roman" w:cs="Times New Roman"/>
          <w:b/>
          <w:bCs/>
          <w:sz w:val="22"/>
          <w:szCs w:val="22"/>
        </w:rPr>
      </w:pPr>
      <w:r w:rsidRPr="00125BF0">
        <w:rPr>
          <w:rFonts w:ascii="Times New Roman" w:hAnsi="Times New Roman" w:cs="Times New Roman"/>
          <w:color w:val="000000" w:themeColor="text1"/>
          <w:sz w:val="22"/>
          <w:szCs w:val="22"/>
        </w:rPr>
        <w:t>Deng, J., Tu, F., Jiao, X.,</w:t>
      </w:r>
      <w:r w:rsidRPr="00683C6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r w:rsidRPr="00683C64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Wang, X.</w:t>
      </w:r>
      <w:r w:rsidRPr="00683C6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,</w:t>
      </w:r>
      <w:r w:rsidRPr="00683C64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 xml:space="preserve"> </w:t>
      </w:r>
      <w:r w:rsidRPr="00125BF0">
        <w:rPr>
          <w:rFonts w:ascii="Times New Roman" w:hAnsi="Times New Roman" w:cs="Times New Roman"/>
          <w:color w:val="000000" w:themeColor="text1"/>
          <w:sz w:val="22"/>
          <w:szCs w:val="22"/>
        </w:rPr>
        <w:t>Gao, N., &amp; Shi, Y.</w:t>
      </w:r>
      <w:r w:rsidRPr="00683C6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r w:rsidR="0041434B" w:rsidRPr="005A57C4">
        <w:rPr>
          <w:rFonts w:ascii="Times New Roman" w:hAnsi="Times New Roman" w:cs="Times New Roman"/>
          <w:sz w:val="22"/>
          <w:szCs w:val="22"/>
        </w:rPr>
        <w:t>(202</w:t>
      </w:r>
      <w:r>
        <w:rPr>
          <w:rFonts w:ascii="Times New Roman" w:hAnsi="Times New Roman" w:cs="Times New Roman"/>
          <w:sz w:val="22"/>
          <w:szCs w:val="22"/>
        </w:rPr>
        <w:t>5</w:t>
      </w:r>
      <w:r w:rsidR="0041434B" w:rsidRPr="005A57C4">
        <w:rPr>
          <w:rFonts w:ascii="Times New Roman" w:hAnsi="Times New Roman" w:cs="Times New Roman"/>
          <w:sz w:val="22"/>
          <w:szCs w:val="22"/>
        </w:rPr>
        <w:t xml:space="preserve">). </w:t>
      </w:r>
      <w:bookmarkEnd w:id="0"/>
      <w:r w:rsidR="005A57C4" w:rsidRPr="005A57C4">
        <w:rPr>
          <w:rFonts w:ascii="Times New Roman" w:hAnsi="Times New Roman" w:cs="Times New Roman"/>
          <w:i/>
          <w:iCs/>
          <w:sz w:val="22"/>
          <w:szCs w:val="22"/>
        </w:rPr>
        <w:t>The Dynamics Interaction between Parents and Child in Homework Involvement</w:t>
      </w:r>
      <w:r w:rsidR="00E95728">
        <w:rPr>
          <w:rFonts w:ascii="Times New Roman" w:hAnsi="Times New Roman" w:cs="Times New Roman"/>
          <w:i/>
          <w:iCs/>
          <w:sz w:val="22"/>
          <w:szCs w:val="22"/>
        </w:rPr>
        <w:t>.</w:t>
      </w:r>
      <w:r w:rsidR="005A57C4">
        <w:rPr>
          <w:rFonts w:ascii="Times New Roman" w:hAnsi="Times New Roman" w:cs="Times New Roman"/>
          <w:sz w:val="22"/>
          <w:szCs w:val="22"/>
        </w:rPr>
        <w:t xml:space="preserve"> </w:t>
      </w:r>
      <w:r w:rsidR="005A57C4">
        <w:rPr>
          <w:rFonts w:ascii="Times New Roman" w:hAnsi="Times New Roman" w:cs="Times New Roman"/>
          <w:b/>
          <w:bCs/>
          <w:sz w:val="22"/>
          <w:szCs w:val="22"/>
        </w:rPr>
        <w:t>ISLS</w:t>
      </w:r>
      <w:r w:rsidR="00BD212D" w:rsidRPr="005A57C4">
        <w:rPr>
          <w:rFonts w:ascii="Times New Roman" w:hAnsi="Times New Roman" w:cs="Times New Roman"/>
          <w:b/>
          <w:bCs/>
          <w:sz w:val="22"/>
          <w:szCs w:val="22"/>
        </w:rPr>
        <w:t xml:space="preserve"> 202</w:t>
      </w:r>
      <w:r w:rsidR="005A57C4">
        <w:rPr>
          <w:rFonts w:ascii="Times New Roman" w:hAnsi="Times New Roman" w:cs="Times New Roman"/>
          <w:b/>
          <w:bCs/>
          <w:sz w:val="22"/>
          <w:szCs w:val="22"/>
        </w:rPr>
        <w:t>6 under review.</w:t>
      </w:r>
    </w:p>
    <w:p w14:paraId="65705A21" w14:textId="0CDD1655" w:rsidR="0041434B" w:rsidRDefault="00872E2D" w:rsidP="0041434B">
      <w:pPr>
        <w:spacing w:line="240" w:lineRule="exact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Invited </w:t>
      </w:r>
      <w:r w:rsidR="00F1705F" w:rsidRPr="00F1705F">
        <w:rPr>
          <w:rFonts w:ascii="Times New Roman" w:hAnsi="Times New Roman" w:cs="Times New Roman"/>
          <w:b/>
          <w:bCs/>
          <w:sz w:val="22"/>
          <w:szCs w:val="22"/>
        </w:rPr>
        <w:t>Talks</w:t>
      </w:r>
    </w:p>
    <w:p w14:paraId="79A3F280" w14:textId="439FE97B" w:rsidR="00865554" w:rsidRPr="00865554" w:rsidRDefault="00865554" w:rsidP="0041434B">
      <w:pPr>
        <w:pStyle w:val="ListParagraph"/>
        <w:numPr>
          <w:ilvl w:val="0"/>
          <w:numId w:val="8"/>
        </w:numPr>
        <w:spacing w:line="24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EA1945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Wang, X.</w:t>
      </w:r>
      <w:r w:rsidRPr="00EA1945">
        <w:rPr>
          <w:rFonts w:ascii="Times New Roman" w:hAnsi="Times New Roman" w:cs="Times New Roman"/>
          <w:color w:val="2E74B5" w:themeColor="accent5" w:themeShade="BF"/>
          <w:sz w:val="22"/>
          <w:szCs w:val="22"/>
        </w:rPr>
        <w:t xml:space="preserve"> </w:t>
      </w:r>
      <w:r w:rsidRPr="00887A76">
        <w:rPr>
          <w:rFonts w:ascii="Times New Roman" w:hAnsi="Times New Roman" w:cs="Times New Roman"/>
          <w:sz w:val="22"/>
          <w:szCs w:val="22"/>
        </w:rPr>
        <w:t>(2025, October 16). </w:t>
      </w:r>
      <w:proofErr w:type="spellStart"/>
      <w:r w:rsidRPr="00887A76">
        <w:rPr>
          <w:rFonts w:ascii="Times New Roman" w:hAnsi="Times New Roman" w:cs="Times New Roman"/>
          <w:i/>
          <w:iCs/>
          <w:sz w:val="22"/>
          <w:szCs w:val="22"/>
        </w:rPr>
        <w:t>NotebookLM</w:t>
      </w:r>
      <w:proofErr w:type="spellEnd"/>
      <w:r w:rsidRPr="00887A76">
        <w:rPr>
          <w:rFonts w:ascii="Times New Roman" w:hAnsi="Times New Roman" w:cs="Times New Roman"/>
          <w:i/>
          <w:iCs/>
          <w:sz w:val="22"/>
          <w:szCs w:val="22"/>
        </w:rPr>
        <w:t xml:space="preserve"> for literature review: Organizing and connecting ideas with gen AI</w:t>
      </w:r>
      <w:r w:rsidRPr="00887A76">
        <w:rPr>
          <w:rFonts w:ascii="Times New Roman" w:hAnsi="Times New Roman" w:cs="Times New Roman"/>
          <w:sz w:val="22"/>
          <w:szCs w:val="22"/>
        </w:rPr>
        <w:t>. Teaching and Learning with Generative AI Virtual Symposium, New York University.</w:t>
      </w:r>
    </w:p>
    <w:p w14:paraId="547EE7E4" w14:textId="0F1E0795" w:rsidR="0041434B" w:rsidRDefault="0041434B" w:rsidP="0041434B">
      <w:pPr>
        <w:pStyle w:val="ListParagraph"/>
        <w:numPr>
          <w:ilvl w:val="0"/>
          <w:numId w:val="8"/>
        </w:numPr>
        <w:spacing w:line="24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EA1945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Wang</w:t>
      </w:r>
      <w:r w:rsidR="00155FD8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,</w:t>
      </w:r>
      <w:r w:rsidRPr="00EA1945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 xml:space="preserve"> X.</w:t>
      </w:r>
      <w:r w:rsidR="00294546" w:rsidRPr="00EA1945">
        <w:rPr>
          <w:rFonts w:ascii="Times New Roman" w:hAnsi="Times New Roman" w:cs="Times New Roman" w:hint="eastAsia"/>
          <w:b/>
          <w:bCs/>
          <w:color w:val="2E74B5" w:themeColor="accent5" w:themeShade="BF"/>
          <w:sz w:val="22"/>
          <w:szCs w:val="22"/>
        </w:rPr>
        <w:t xml:space="preserve"> </w:t>
      </w:r>
      <w:r w:rsidRPr="0090536A">
        <w:rPr>
          <w:rFonts w:ascii="Times New Roman" w:hAnsi="Times New Roman" w:cs="Times New Roman"/>
          <w:sz w:val="22"/>
          <w:szCs w:val="22"/>
        </w:rPr>
        <w:t>(202</w:t>
      </w:r>
      <w:r w:rsidR="00C73153" w:rsidRPr="0090536A">
        <w:rPr>
          <w:rFonts w:ascii="Times New Roman" w:hAnsi="Times New Roman" w:cs="Times New Roman"/>
          <w:sz w:val="22"/>
          <w:szCs w:val="22"/>
        </w:rPr>
        <w:t>5</w:t>
      </w:r>
      <w:r w:rsidRPr="0090536A">
        <w:rPr>
          <w:rFonts w:ascii="Times New Roman" w:hAnsi="Times New Roman" w:cs="Times New Roman"/>
          <w:sz w:val="22"/>
          <w:szCs w:val="22"/>
        </w:rPr>
        <w:t>, February 26–March 12). </w:t>
      </w:r>
      <w:r w:rsidRPr="0090536A">
        <w:rPr>
          <w:rFonts w:ascii="Times New Roman" w:hAnsi="Times New Roman" w:cs="Times New Roman"/>
          <w:i/>
          <w:iCs/>
          <w:sz w:val="22"/>
          <w:szCs w:val="22"/>
        </w:rPr>
        <w:t>Rethinking our tech habits: Values and beliefs, accountability, and privacy</w:t>
      </w:r>
      <w:r w:rsidRPr="0090536A">
        <w:rPr>
          <w:rFonts w:ascii="Times New Roman" w:hAnsi="Times New Roman" w:cs="Times New Roman"/>
          <w:sz w:val="22"/>
          <w:szCs w:val="22"/>
        </w:rPr>
        <w:t> [Workshop series]. Bobst Library, New York University.</w:t>
      </w:r>
    </w:p>
    <w:p w14:paraId="22911EAC" w14:textId="73675269" w:rsidR="00CE5B34" w:rsidRPr="00CE5B34" w:rsidRDefault="00CE5B34" w:rsidP="00CE5B34">
      <w:pPr>
        <w:pStyle w:val="ListParagraph"/>
        <w:numPr>
          <w:ilvl w:val="0"/>
          <w:numId w:val="8"/>
        </w:numPr>
        <w:spacing w:line="24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EA1945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Wang,</w:t>
      </w:r>
      <w:r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 xml:space="preserve"> </w:t>
      </w:r>
      <w:r w:rsidRPr="00EA1945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X.</w:t>
      </w:r>
      <w:r>
        <w:rPr>
          <w:rFonts w:ascii="Times New Roman" w:hAnsi="Times New Roman" w:cs="Times New Roman"/>
          <w:color w:val="2E74B5" w:themeColor="accent5" w:themeShade="BF"/>
          <w:sz w:val="22"/>
          <w:szCs w:val="22"/>
        </w:rPr>
        <w:t xml:space="preserve"> </w:t>
      </w:r>
      <w:r w:rsidRPr="0090536A">
        <w:rPr>
          <w:rFonts w:ascii="Times New Roman" w:hAnsi="Times New Roman" w:cs="Times New Roman"/>
          <w:sz w:val="22"/>
          <w:szCs w:val="22"/>
        </w:rPr>
        <w:t>(2024, January 29). </w:t>
      </w:r>
      <w:r w:rsidRPr="0090536A">
        <w:rPr>
          <w:rFonts w:ascii="Times New Roman" w:hAnsi="Times New Roman" w:cs="Times New Roman"/>
          <w:i/>
          <w:iCs/>
          <w:sz w:val="22"/>
          <w:szCs w:val="22"/>
        </w:rPr>
        <w:t>AI as a learning partner: Text, vision, and data with GPT.</w:t>
      </w:r>
      <w:r w:rsidRPr="0090536A">
        <w:rPr>
          <w:rFonts w:ascii="Times New Roman" w:hAnsi="Times New Roman" w:cs="Times New Roman"/>
          <w:sz w:val="22"/>
          <w:szCs w:val="22"/>
        </w:rPr>
        <w:t xml:space="preserve"> [Roundtable discussion]. </w:t>
      </w:r>
      <w:r w:rsidRPr="0090536A">
        <w:rPr>
          <w:rFonts w:ascii="Times New Roman" w:hAnsi="Times New Roman" w:cs="Times New Roman"/>
          <w:i/>
          <w:iCs/>
          <w:sz w:val="22"/>
          <w:szCs w:val="22"/>
        </w:rPr>
        <w:t xml:space="preserve">ChatGPT and I </w:t>
      </w:r>
      <w:r w:rsidRPr="0090536A">
        <w:rPr>
          <w:rFonts w:ascii="Times New Roman" w:hAnsi="Times New Roman" w:cs="Times New Roman"/>
          <w:sz w:val="22"/>
          <w:szCs w:val="22"/>
        </w:rPr>
        <w:t>Workshop, The Chinese University of Hong Kong.</w:t>
      </w:r>
    </w:p>
    <w:p w14:paraId="5848F60C" w14:textId="6DD10887" w:rsidR="0041434B" w:rsidRPr="0090536A" w:rsidRDefault="0041434B" w:rsidP="0041434B">
      <w:pPr>
        <w:pStyle w:val="ListParagraph"/>
        <w:numPr>
          <w:ilvl w:val="0"/>
          <w:numId w:val="8"/>
        </w:numPr>
        <w:spacing w:line="24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EA1945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Wang</w:t>
      </w:r>
      <w:r w:rsidR="00155FD8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,</w:t>
      </w:r>
      <w:r w:rsidRPr="00EA1945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 xml:space="preserve"> X</w:t>
      </w:r>
      <w:r w:rsidRPr="003A4AEA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.</w:t>
      </w:r>
      <w:r w:rsidRPr="00EA1945">
        <w:rPr>
          <w:rFonts w:ascii="Times New Roman" w:hAnsi="Times New Roman" w:cs="Times New Roman"/>
          <w:color w:val="2E74B5" w:themeColor="accent5" w:themeShade="BF"/>
          <w:sz w:val="22"/>
          <w:szCs w:val="22"/>
        </w:rPr>
        <w:t xml:space="preserve"> </w:t>
      </w:r>
      <w:r w:rsidRPr="0090536A">
        <w:rPr>
          <w:rFonts w:ascii="Times New Roman" w:hAnsi="Times New Roman" w:cs="Times New Roman"/>
          <w:sz w:val="22"/>
          <w:szCs w:val="22"/>
        </w:rPr>
        <w:t>(2023, December). </w:t>
      </w:r>
      <w:r w:rsidRPr="0090536A">
        <w:rPr>
          <w:rFonts w:ascii="Times New Roman" w:hAnsi="Times New Roman" w:cs="Times New Roman"/>
          <w:i/>
          <w:iCs/>
          <w:sz w:val="22"/>
          <w:szCs w:val="22"/>
        </w:rPr>
        <w:t>Generative platforms for presentations: From ideas to presentations.</w:t>
      </w:r>
      <w:r w:rsidRPr="0090536A">
        <w:rPr>
          <w:rFonts w:ascii="Times New Roman" w:hAnsi="Times New Roman" w:cs="Times New Roman"/>
          <w:sz w:val="22"/>
          <w:szCs w:val="22"/>
        </w:rPr>
        <w:t xml:space="preserve"> [Workshop]. School of Humanities and Social Sciences, The Chinese University of Hong Kong.</w:t>
      </w:r>
    </w:p>
    <w:p w14:paraId="2A45FE52" w14:textId="3C5CB39A" w:rsidR="006468B2" w:rsidRDefault="0044426C" w:rsidP="005D4C51">
      <w:pPr>
        <w:pBdr>
          <w:bottom w:val="single" w:sz="4" w:space="0" w:color="auto"/>
        </w:pBdr>
        <w:spacing w:line="260" w:lineRule="exact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4"/>
        </w:rPr>
        <w:t>RESEARCH</w:t>
      </w:r>
      <w:r w:rsidR="000B53AE">
        <w:rPr>
          <w:rFonts w:ascii="Times New Roman" w:hAnsi="Times New Roman" w:cs="Times New Roman"/>
          <w:b/>
          <w:bCs/>
          <w:sz w:val="24"/>
        </w:rPr>
        <w:t xml:space="preserve"> </w:t>
      </w:r>
      <w:r w:rsidR="00F256D8">
        <w:rPr>
          <w:rFonts w:ascii="Times New Roman" w:hAnsi="Times New Roman" w:cs="Times New Roman"/>
          <w:b/>
          <w:bCs/>
          <w:sz w:val="24"/>
        </w:rPr>
        <w:t>EXPERIENCE</w:t>
      </w:r>
    </w:p>
    <w:p w14:paraId="6BE4A35F" w14:textId="77777777" w:rsidR="006C24BB" w:rsidRDefault="006C24BB" w:rsidP="00875F74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bookmarkStart w:id="1" w:name="OLE_LINK1"/>
    </w:p>
    <w:p w14:paraId="223E2D5D" w14:textId="542D60BA" w:rsidR="00875F74" w:rsidRDefault="00432D6C" w:rsidP="00875F74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432D6C">
        <w:rPr>
          <w:rFonts w:ascii="Times New Roman" w:hAnsi="Times New Roman" w:cs="Times New Roman"/>
          <w:b/>
          <w:bCs/>
          <w:sz w:val="22"/>
          <w:szCs w:val="22"/>
        </w:rPr>
        <w:t>Google Research / NYU Steinhardt</w:t>
      </w:r>
      <w:r w:rsidR="00875F74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875F74">
        <w:rPr>
          <w:rFonts w:ascii="Times New Roman" w:hAnsi="Times New Roman" w:cs="Times New Roman"/>
          <w:sz w:val="22"/>
          <w:szCs w:val="22"/>
        </w:rPr>
        <w:t>2025</w:t>
      </w:r>
      <w:r w:rsidR="00875F74">
        <w:rPr>
          <w:rFonts w:ascii="Times New Roman" w:hAnsi="Times New Roman" w:cs="Times New Roman"/>
          <w:sz w:val="22"/>
          <w:szCs w:val="22"/>
        </w:rPr>
        <w:sym w:font="Symbol" w:char="F02D"/>
      </w:r>
      <w:r w:rsidR="00875F74">
        <w:rPr>
          <w:rFonts w:ascii="Times New Roman" w:hAnsi="Times New Roman" w:cs="Times New Roman"/>
          <w:sz w:val="22"/>
          <w:szCs w:val="22"/>
        </w:rPr>
        <w:t>Present</w:t>
      </w:r>
    </w:p>
    <w:p w14:paraId="465F1536" w14:textId="495AFA84" w:rsidR="00875F74" w:rsidRDefault="00213F84" w:rsidP="00875F74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>Qualitative</w:t>
      </w:r>
      <w:r w:rsidR="00875F74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Research Assistant </w:t>
      </w:r>
      <w:r w:rsidR="00875F74" w:rsidRPr="00D07696">
        <w:rPr>
          <w:rFonts w:ascii="Times New Roman" w:hAnsi="Times New Roman" w:cs="Times New Roman"/>
          <w:sz w:val="22"/>
          <w:szCs w:val="22"/>
        </w:rPr>
        <w:t>(</w:t>
      </w:r>
      <w:r w:rsidR="00875F74" w:rsidRPr="00D736C5">
        <w:rPr>
          <w:rFonts w:ascii="Times New Roman" w:hAnsi="Times New Roman" w:cs="Times New Roman"/>
          <w:sz w:val="22"/>
          <w:szCs w:val="22"/>
        </w:rPr>
        <w:t>PI: Dr.</w:t>
      </w:r>
      <w:r w:rsidR="00875F74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="00F055AC">
        <w:rPr>
          <w:rFonts w:ascii="Times New Roman" w:hAnsi="Times New Roman" w:cs="Times New Roman"/>
          <w:sz w:val="22"/>
          <w:szCs w:val="22"/>
        </w:rPr>
        <w:t>Yoav</w:t>
      </w:r>
      <w:r w:rsidR="00875F74">
        <w:rPr>
          <w:rFonts w:ascii="Times New Roman" w:hAnsi="Times New Roman" w:cs="Times New Roman"/>
          <w:sz w:val="22"/>
          <w:szCs w:val="22"/>
        </w:rPr>
        <w:t xml:space="preserve"> </w:t>
      </w:r>
      <w:r w:rsidR="00F055AC">
        <w:rPr>
          <w:rFonts w:ascii="Times New Roman" w:hAnsi="Times New Roman" w:cs="Times New Roman"/>
          <w:sz w:val="22"/>
          <w:szCs w:val="22"/>
        </w:rPr>
        <w:t>Bergner</w:t>
      </w:r>
      <w:r w:rsidR="00875F74" w:rsidRPr="00D07696">
        <w:rPr>
          <w:rFonts w:ascii="Times New Roman" w:hAnsi="Times New Roman" w:cs="Times New Roman"/>
          <w:sz w:val="22"/>
          <w:szCs w:val="22"/>
        </w:rPr>
        <w:t>)</w:t>
      </w:r>
      <w:r w:rsidR="00875F74">
        <w:rPr>
          <w:rFonts w:ascii="Times New Roman" w:hAnsi="Times New Roman" w:cs="Times New Roman"/>
          <w:sz w:val="22"/>
          <w:szCs w:val="22"/>
        </w:rPr>
        <w:tab/>
        <w:t>New York</w:t>
      </w:r>
    </w:p>
    <w:p w14:paraId="59925FBA" w14:textId="68D56C56" w:rsidR="0061218D" w:rsidRDefault="0061218D" w:rsidP="0012400D">
      <w:pPr>
        <w:numPr>
          <w:ilvl w:val="0"/>
          <w:numId w:val="1"/>
        </w:numPr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61218D">
        <w:rPr>
          <w:rFonts w:ascii="Times New Roman" w:hAnsi="Times New Roman" w:cs="Times New Roman"/>
          <w:sz w:val="22"/>
          <w:szCs w:val="22"/>
        </w:rPr>
        <w:t>Coded and rated</w:t>
      </w:r>
      <w:r w:rsidR="00F0523F">
        <w:rPr>
          <w:rFonts w:ascii="Times New Roman" w:hAnsi="Times New Roman" w:cs="Times New Roman"/>
          <w:sz w:val="22"/>
          <w:szCs w:val="22"/>
        </w:rPr>
        <w:t xml:space="preserve"> </w:t>
      </w:r>
      <w:r w:rsidR="0012400D" w:rsidRPr="0012400D">
        <w:rPr>
          <w:rFonts w:ascii="Times New Roman" w:hAnsi="Times New Roman" w:cs="Times New Roman"/>
          <w:b/>
          <w:bCs/>
          <w:sz w:val="22"/>
          <w:szCs w:val="22"/>
        </w:rPr>
        <w:t>120–140</w:t>
      </w:r>
      <w:r w:rsidR="0012400D" w:rsidRPr="0012400D">
        <w:rPr>
          <w:rFonts w:ascii="Times New Roman" w:hAnsi="Times New Roman" w:cs="Times New Roman"/>
          <w:sz w:val="22"/>
          <w:szCs w:val="22"/>
        </w:rPr>
        <w:t xml:space="preserve"> </w:t>
      </w:r>
      <w:r w:rsidRPr="0061218D">
        <w:rPr>
          <w:rFonts w:ascii="Times New Roman" w:hAnsi="Times New Roman" w:cs="Times New Roman"/>
          <w:sz w:val="22"/>
          <w:szCs w:val="22"/>
        </w:rPr>
        <w:t>human–AI collaboration transcripts for </w:t>
      </w:r>
      <w:r w:rsidRPr="0061218D">
        <w:rPr>
          <w:rFonts w:ascii="Times New Roman" w:hAnsi="Times New Roman" w:cs="Times New Roman"/>
          <w:b/>
          <w:bCs/>
          <w:sz w:val="22"/>
          <w:szCs w:val="22"/>
        </w:rPr>
        <w:t>Conflict</w:t>
      </w:r>
      <w:r w:rsidR="0012400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61218D">
        <w:rPr>
          <w:rFonts w:ascii="Times New Roman" w:hAnsi="Times New Roman" w:cs="Times New Roman"/>
          <w:b/>
          <w:bCs/>
          <w:sz w:val="22"/>
          <w:szCs w:val="22"/>
        </w:rPr>
        <w:t>Resolution</w:t>
      </w:r>
      <w:r w:rsidR="0012400D">
        <w:rPr>
          <w:rFonts w:ascii="Times New Roman" w:hAnsi="Times New Roman" w:cs="Times New Roman"/>
          <w:sz w:val="22"/>
          <w:szCs w:val="22"/>
        </w:rPr>
        <w:t xml:space="preserve"> </w:t>
      </w:r>
      <w:r w:rsidRPr="0061218D">
        <w:rPr>
          <w:rFonts w:ascii="Times New Roman" w:hAnsi="Times New Roman" w:cs="Times New Roman"/>
          <w:sz w:val="22"/>
          <w:szCs w:val="22"/>
        </w:rPr>
        <w:t>and</w:t>
      </w:r>
      <w:r w:rsidR="0012400D">
        <w:rPr>
          <w:rFonts w:ascii="Times New Roman" w:hAnsi="Times New Roman" w:cs="Times New Roman"/>
          <w:sz w:val="22"/>
          <w:szCs w:val="22"/>
        </w:rPr>
        <w:t xml:space="preserve"> </w:t>
      </w:r>
      <w:r w:rsidRPr="0061218D">
        <w:rPr>
          <w:rFonts w:ascii="Times New Roman" w:hAnsi="Times New Roman" w:cs="Times New Roman"/>
          <w:b/>
          <w:bCs/>
          <w:sz w:val="22"/>
          <w:szCs w:val="22"/>
        </w:rPr>
        <w:t>Project Management</w:t>
      </w:r>
      <w:r w:rsidR="0012400D">
        <w:rPr>
          <w:rFonts w:ascii="Times New Roman" w:hAnsi="Times New Roman" w:cs="Times New Roman"/>
          <w:sz w:val="22"/>
          <w:szCs w:val="22"/>
        </w:rPr>
        <w:t xml:space="preserve"> with </w:t>
      </w:r>
      <w:r w:rsidRPr="0012400D">
        <w:rPr>
          <w:rFonts w:ascii="Times New Roman" w:hAnsi="Times New Roman" w:cs="Times New Roman"/>
          <w:sz w:val="22"/>
          <w:szCs w:val="22"/>
        </w:rPr>
        <w:t>turn-level evidence labels and summary scores</w:t>
      </w:r>
      <w:r w:rsidR="0023015D">
        <w:rPr>
          <w:rFonts w:ascii="Times New Roman" w:hAnsi="Times New Roman" w:cs="Times New Roman"/>
          <w:sz w:val="22"/>
          <w:szCs w:val="22"/>
        </w:rPr>
        <w:t>.</w:t>
      </w:r>
    </w:p>
    <w:p w14:paraId="4D8C270E" w14:textId="43C07EF0" w:rsidR="00415912" w:rsidRDefault="00415912" w:rsidP="002D6C12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415912">
        <w:rPr>
          <w:rFonts w:ascii="Times New Roman" w:hAnsi="Times New Roman" w:cs="Times New Roman"/>
          <w:sz w:val="22"/>
          <w:szCs w:val="22"/>
        </w:rPr>
        <w:t>Conducted multi-round rater calibration and reliability analysis</w:t>
      </w:r>
      <w:r w:rsidR="00257BA9">
        <w:rPr>
          <w:rFonts w:ascii="Times New Roman" w:hAnsi="Times New Roman" w:cs="Times New Roman"/>
          <w:sz w:val="22"/>
          <w:szCs w:val="22"/>
        </w:rPr>
        <w:t>,</w:t>
      </w:r>
      <w:r w:rsidRPr="00415912">
        <w:rPr>
          <w:rFonts w:ascii="Times New Roman" w:hAnsi="Times New Roman" w:cs="Times New Roman"/>
          <w:sz w:val="22"/>
          <w:szCs w:val="22"/>
        </w:rPr>
        <w:t xml:space="preserve"> evaluat</w:t>
      </w:r>
      <w:r w:rsidR="00257BA9">
        <w:rPr>
          <w:rFonts w:ascii="Times New Roman" w:hAnsi="Times New Roman" w:cs="Times New Roman"/>
          <w:sz w:val="22"/>
          <w:szCs w:val="22"/>
        </w:rPr>
        <w:t>ed</w:t>
      </w:r>
      <w:r w:rsidRPr="00415912">
        <w:rPr>
          <w:rFonts w:ascii="Times New Roman" w:hAnsi="Times New Roman" w:cs="Times New Roman"/>
          <w:sz w:val="22"/>
          <w:szCs w:val="22"/>
        </w:rPr>
        <w:t xml:space="preserve"> agreement using </w:t>
      </w:r>
      <w:r w:rsidRPr="00415912">
        <w:rPr>
          <w:rFonts w:ascii="Times New Roman" w:hAnsi="Times New Roman" w:cs="Times New Roman"/>
          <w:b/>
          <w:bCs/>
          <w:sz w:val="22"/>
          <w:szCs w:val="22"/>
        </w:rPr>
        <w:t>confusion matrices</w:t>
      </w:r>
      <w:r w:rsidR="00E82862">
        <w:rPr>
          <w:rFonts w:ascii="Times New Roman" w:hAnsi="Times New Roman" w:cs="Times New Roman"/>
          <w:sz w:val="22"/>
          <w:szCs w:val="22"/>
        </w:rPr>
        <w:t xml:space="preserve"> </w:t>
      </w:r>
      <w:r w:rsidRPr="00415912">
        <w:rPr>
          <w:rFonts w:ascii="Times New Roman" w:hAnsi="Times New Roman" w:cs="Times New Roman"/>
          <w:sz w:val="22"/>
          <w:szCs w:val="22"/>
        </w:rPr>
        <w:t>and</w:t>
      </w:r>
      <w:r w:rsidRPr="00415912">
        <w:rPr>
          <w:rFonts w:ascii="Times New Roman" w:hAnsi="Times New Roman" w:cs="Times New Roman"/>
          <w:b/>
          <w:bCs/>
          <w:sz w:val="22"/>
          <w:szCs w:val="22"/>
        </w:rPr>
        <w:t xml:space="preserve"> weighted kappa (QWK)</w:t>
      </w:r>
      <w:r w:rsidRPr="00415912">
        <w:rPr>
          <w:rFonts w:ascii="Times New Roman" w:hAnsi="Times New Roman" w:cs="Times New Roman"/>
          <w:sz w:val="22"/>
          <w:szCs w:val="22"/>
        </w:rPr>
        <w:t> to diagnose sources of rater disagreement.</w:t>
      </w:r>
    </w:p>
    <w:p w14:paraId="6E88AB4C" w14:textId="77777777" w:rsidR="00982964" w:rsidRPr="002D6C12" w:rsidRDefault="00982964" w:rsidP="00982964">
      <w:pPr>
        <w:spacing w:line="260" w:lineRule="exact"/>
        <w:rPr>
          <w:rFonts w:ascii="Times New Roman" w:hAnsi="Times New Roman" w:cs="Times New Roman"/>
          <w:sz w:val="22"/>
          <w:szCs w:val="22"/>
        </w:rPr>
      </w:pPr>
    </w:p>
    <w:p w14:paraId="639A92C0" w14:textId="2C3CD400" w:rsidR="00B16DA0" w:rsidRDefault="00B16DA0" w:rsidP="00B16DA0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Visualization Imaging and Data Analysis Center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>2025</w:t>
      </w:r>
      <w:r>
        <w:rPr>
          <w:rFonts w:ascii="Times New Roman" w:hAnsi="Times New Roman" w:cs="Times New Roman"/>
          <w:sz w:val="22"/>
          <w:szCs w:val="22"/>
        </w:rPr>
        <w:sym w:font="Symbol" w:char="F02D"/>
      </w:r>
      <w:r>
        <w:rPr>
          <w:rFonts w:ascii="Times New Roman" w:hAnsi="Times New Roman" w:cs="Times New Roman"/>
          <w:sz w:val="22"/>
          <w:szCs w:val="22"/>
        </w:rPr>
        <w:t>Present</w:t>
      </w:r>
    </w:p>
    <w:p w14:paraId="3BFCC1CB" w14:textId="386E5E2B" w:rsidR="00B16DA0" w:rsidRDefault="00B16DA0" w:rsidP="00B16DA0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AR/VR Research Assistant </w:t>
      </w:r>
      <w:r w:rsidRPr="00D07696">
        <w:rPr>
          <w:rFonts w:ascii="Times New Roman" w:hAnsi="Times New Roman" w:cs="Times New Roman"/>
          <w:sz w:val="22"/>
          <w:szCs w:val="22"/>
        </w:rPr>
        <w:t>(</w:t>
      </w:r>
      <w:r w:rsidRPr="00D736C5">
        <w:rPr>
          <w:rFonts w:ascii="Times New Roman" w:hAnsi="Times New Roman" w:cs="Times New Roman"/>
          <w:sz w:val="22"/>
          <w:szCs w:val="22"/>
        </w:rPr>
        <w:t>PI: Dr.</w:t>
      </w:r>
      <w:r w:rsidR="00A50CD0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="008642F8">
        <w:rPr>
          <w:rFonts w:ascii="Times New Roman" w:hAnsi="Times New Roman" w:cs="Times New Roman"/>
          <w:sz w:val="22"/>
          <w:szCs w:val="22"/>
        </w:rPr>
        <w:t>Claudio Silva</w:t>
      </w:r>
      <w:r w:rsidRPr="00D07696">
        <w:rPr>
          <w:rFonts w:ascii="Times New Roman" w:hAnsi="Times New Roman" w:cs="Times New Roman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ab/>
        <w:t>New York</w:t>
      </w:r>
    </w:p>
    <w:p w14:paraId="0F7506F5" w14:textId="2F683D25" w:rsidR="00C100CD" w:rsidRDefault="007A54DA" w:rsidP="00A50948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7A54DA">
        <w:rPr>
          <w:rFonts w:ascii="Times New Roman" w:hAnsi="Times New Roman" w:cs="Times New Roman"/>
          <w:sz w:val="22"/>
          <w:szCs w:val="22"/>
        </w:rPr>
        <w:t>Co-designed and implemented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4E0883" w:rsidRPr="004E0883">
        <w:rPr>
          <w:rFonts w:ascii="Times New Roman" w:hAnsi="Times New Roman" w:cs="Times New Roman"/>
          <w:sz w:val="22"/>
          <w:szCs w:val="22"/>
        </w:rPr>
        <w:t xml:space="preserve">a mixed-initiative XR </w:t>
      </w:r>
      <w:r w:rsidR="00D15E37">
        <w:rPr>
          <w:rFonts w:ascii="Times New Roman" w:hAnsi="Times New Roman" w:cs="Times New Roman"/>
          <w:sz w:val="22"/>
          <w:szCs w:val="22"/>
        </w:rPr>
        <w:t xml:space="preserve">workspace </w:t>
      </w:r>
      <w:r w:rsidR="004E0883" w:rsidRPr="004E0883">
        <w:rPr>
          <w:rFonts w:ascii="Times New Roman" w:hAnsi="Times New Roman" w:cs="Times New Roman"/>
          <w:sz w:val="22"/>
          <w:szCs w:val="22"/>
        </w:rPr>
        <w:t>window management system</w:t>
      </w:r>
      <w:r w:rsidR="00C100CD" w:rsidRPr="00C100CD">
        <w:rPr>
          <w:rFonts w:ascii="Times New Roman" w:hAnsi="Times New Roman" w:cs="Times New Roman"/>
          <w:sz w:val="22"/>
          <w:szCs w:val="22"/>
        </w:rPr>
        <w:t xml:space="preserve"> on Apple Vision Pro, introducing </w:t>
      </w:r>
      <w:r w:rsidR="00C100CD" w:rsidRPr="00CF741A">
        <w:rPr>
          <w:rFonts w:ascii="Times New Roman" w:hAnsi="Times New Roman" w:cs="Times New Roman"/>
          <w:sz w:val="22"/>
          <w:szCs w:val="22"/>
        </w:rPr>
        <w:t>spatial zones</w:t>
      </w:r>
      <w:r w:rsidR="00C100CD" w:rsidRPr="00C100CD">
        <w:rPr>
          <w:rFonts w:ascii="Times New Roman" w:hAnsi="Times New Roman" w:cs="Times New Roman"/>
          <w:sz w:val="22"/>
          <w:szCs w:val="22"/>
        </w:rPr>
        <w:t> and an </w:t>
      </w:r>
      <w:r w:rsidR="00C100CD" w:rsidRPr="006B5F9A">
        <w:rPr>
          <w:rFonts w:ascii="Times New Roman" w:hAnsi="Times New Roman" w:cs="Times New Roman"/>
          <w:sz w:val="22"/>
          <w:szCs w:val="22"/>
        </w:rPr>
        <w:t>interaction cost model</w:t>
      </w:r>
      <w:r w:rsidR="00C100CD" w:rsidRPr="00C100CD">
        <w:rPr>
          <w:rFonts w:ascii="Times New Roman" w:hAnsi="Times New Roman" w:cs="Times New Roman"/>
          <w:sz w:val="22"/>
          <w:szCs w:val="22"/>
        </w:rPr>
        <w:t xml:space="preserve"> to reduce </w:t>
      </w:r>
      <w:r w:rsidR="00C100CD">
        <w:rPr>
          <w:rFonts w:ascii="Times New Roman" w:hAnsi="Times New Roman" w:cs="Times New Roman"/>
          <w:sz w:val="22"/>
          <w:szCs w:val="22"/>
        </w:rPr>
        <w:t>cognitive load</w:t>
      </w:r>
      <w:r w:rsidR="00C100CD" w:rsidRPr="00C100CD">
        <w:rPr>
          <w:rFonts w:ascii="Times New Roman" w:hAnsi="Times New Roman" w:cs="Times New Roman"/>
          <w:sz w:val="22"/>
          <w:szCs w:val="22"/>
        </w:rPr>
        <w:t xml:space="preserve"> and improve </w:t>
      </w:r>
      <w:r w:rsidR="00977672">
        <w:rPr>
          <w:rFonts w:ascii="Times New Roman" w:hAnsi="Times New Roman" w:cs="Times New Roman"/>
          <w:sz w:val="22"/>
          <w:szCs w:val="22"/>
        </w:rPr>
        <w:t>workspace wellbeing</w:t>
      </w:r>
      <w:r w:rsidR="00C100CD" w:rsidRPr="00C100CD">
        <w:rPr>
          <w:rFonts w:ascii="Times New Roman" w:hAnsi="Times New Roman" w:cs="Times New Roman"/>
          <w:sz w:val="22"/>
          <w:szCs w:val="22"/>
        </w:rPr>
        <w:t xml:space="preserve"> in </w:t>
      </w:r>
      <w:r w:rsidR="0042060D">
        <w:rPr>
          <w:rFonts w:ascii="Times New Roman" w:hAnsi="Times New Roman" w:cs="Times New Roman"/>
          <w:sz w:val="22"/>
          <w:szCs w:val="22"/>
        </w:rPr>
        <w:t>X</w:t>
      </w:r>
      <w:r w:rsidR="0020734F">
        <w:rPr>
          <w:rFonts w:ascii="Times New Roman" w:hAnsi="Times New Roman" w:cs="Times New Roman" w:hint="eastAsia"/>
          <w:sz w:val="22"/>
          <w:szCs w:val="22"/>
        </w:rPr>
        <w:t>R</w:t>
      </w:r>
      <w:r w:rsidR="00C100CD" w:rsidRPr="00C100CD">
        <w:rPr>
          <w:rFonts w:ascii="Times New Roman" w:hAnsi="Times New Roman" w:cs="Times New Roman"/>
          <w:sz w:val="22"/>
          <w:szCs w:val="22"/>
        </w:rPr>
        <w:t>.</w:t>
      </w:r>
    </w:p>
    <w:p w14:paraId="684AA9C3" w14:textId="73E24E77" w:rsidR="00327FC5" w:rsidRDefault="00B16DA0" w:rsidP="00327FC5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F97FD1">
        <w:rPr>
          <w:rFonts w:ascii="Times New Roman" w:hAnsi="Times New Roman" w:cs="Times New Roman"/>
          <w:sz w:val="22"/>
          <w:szCs w:val="22"/>
        </w:rPr>
        <w:t>Conducted qualitative coding and empirical analysis of XR window management, focusing on mixed-initiative human–AI collaboration, layout stability, and readability in spatial workspaces.</w:t>
      </w:r>
    </w:p>
    <w:p w14:paraId="3BEAFCB4" w14:textId="77777777" w:rsidR="00982964" w:rsidRPr="002D6C12" w:rsidRDefault="00982964" w:rsidP="00982964">
      <w:pPr>
        <w:spacing w:line="260" w:lineRule="exact"/>
        <w:rPr>
          <w:rFonts w:ascii="Times New Roman" w:hAnsi="Times New Roman" w:cs="Times New Roman"/>
          <w:sz w:val="22"/>
          <w:szCs w:val="22"/>
        </w:rPr>
      </w:pPr>
    </w:p>
    <w:p w14:paraId="27E9DAD6" w14:textId="52A569A5" w:rsidR="00F43D3E" w:rsidRDefault="00F43D3E" w:rsidP="00F43D3E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F43D3E">
        <w:rPr>
          <w:rFonts w:ascii="Times New Roman" w:hAnsi="Times New Roman" w:cs="Times New Roman"/>
          <w:b/>
          <w:bCs/>
          <w:sz w:val="22"/>
          <w:szCs w:val="22"/>
        </w:rPr>
        <w:lastRenderedPageBreak/>
        <w:t>Silver School of Social Work, New York University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>2025</w:t>
      </w:r>
      <w:r>
        <w:rPr>
          <w:rFonts w:ascii="Times New Roman" w:hAnsi="Times New Roman" w:cs="Times New Roman"/>
          <w:sz w:val="22"/>
          <w:szCs w:val="22"/>
        </w:rPr>
        <w:sym w:font="Symbol" w:char="F02D"/>
      </w:r>
      <w:r>
        <w:rPr>
          <w:rFonts w:ascii="Times New Roman" w:hAnsi="Times New Roman" w:cs="Times New Roman"/>
          <w:sz w:val="22"/>
          <w:szCs w:val="22"/>
        </w:rPr>
        <w:t>Present</w:t>
      </w:r>
    </w:p>
    <w:p w14:paraId="517D18B6" w14:textId="141542D4" w:rsidR="00F43D3E" w:rsidRDefault="00F43D3E" w:rsidP="00F43D3E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F43D3E">
        <w:rPr>
          <w:rFonts w:ascii="Times New Roman" w:hAnsi="Times New Roman" w:cs="Times New Roman"/>
          <w:b/>
          <w:bCs/>
          <w:i/>
          <w:iCs/>
          <w:sz w:val="22"/>
          <w:szCs w:val="22"/>
        </w:rPr>
        <w:t>Graduate</w:t>
      </w: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Research Assistant </w:t>
      </w:r>
      <w:r w:rsidRPr="00D07696">
        <w:rPr>
          <w:rFonts w:ascii="Times New Roman" w:hAnsi="Times New Roman" w:cs="Times New Roman"/>
          <w:sz w:val="22"/>
          <w:szCs w:val="22"/>
        </w:rPr>
        <w:t>(</w:t>
      </w:r>
      <w:r w:rsidRPr="00D736C5">
        <w:rPr>
          <w:rFonts w:ascii="Times New Roman" w:hAnsi="Times New Roman" w:cs="Times New Roman"/>
          <w:sz w:val="22"/>
          <w:szCs w:val="22"/>
        </w:rPr>
        <w:t xml:space="preserve">PI: Dr. </w:t>
      </w:r>
      <w:r w:rsidRPr="00F43D3E">
        <w:rPr>
          <w:rFonts w:ascii="Times New Roman" w:hAnsi="Times New Roman" w:cs="Times New Roman"/>
          <w:sz w:val="22"/>
          <w:szCs w:val="22"/>
        </w:rPr>
        <w:t>Tina Kilaberia</w:t>
      </w:r>
      <w:r w:rsidRPr="00D07696">
        <w:rPr>
          <w:rFonts w:ascii="Times New Roman" w:hAnsi="Times New Roman" w:cs="Times New Roman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ab/>
        <w:t>New York</w:t>
      </w:r>
    </w:p>
    <w:p w14:paraId="4729D735" w14:textId="526D0CD5" w:rsidR="00F43D3E" w:rsidRDefault="0023267C" w:rsidP="00F43D3E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23267C">
        <w:rPr>
          <w:rFonts w:ascii="Times New Roman" w:hAnsi="Times New Roman" w:cs="Times New Roman"/>
          <w:sz w:val="22"/>
          <w:szCs w:val="22"/>
        </w:rPr>
        <w:t xml:space="preserve">Conduct qualitative content analysis of 30+ U.S. state Master Plans on Aging, applying open coding and developing a codebook </w:t>
      </w:r>
      <w:r w:rsidR="008774D2">
        <w:rPr>
          <w:rFonts w:ascii="Times New Roman" w:hAnsi="Times New Roman" w:cs="Times New Roman"/>
          <w:sz w:val="22"/>
          <w:szCs w:val="22"/>
        </w:rPr>
        <w:t xml:space="preserve">for </w:t>
      </w:r>
      <w:r w:rsidRPr="0023267C">
        <w:rPr>
          <w:rFonts w:ascii="Times New Roman" w:hAnsi="Times New Roman" w:cs="Times New Roman"/>
          <w:sz w:val="22"/>
          <w:szCs w:val="22"/>
        </w:rPr>
        <w:t>elder financial exploitation, social isolation</w:t>
      </w:r>
      <w:r w:rsidR="00FD607B">
        <w:rPr>
          <w:rFonts w:ascii="Times New Roman" w:hAnsi="Times New Roman" w:cs="Times New Roman"/>
          <w:sz w:val="22"/>
          <w:szCs w:val="22"/>
        </w:rPr>
        <w:t xml:space="preserve"> in </w:t>
      </w:r>
      <w:r w:rsidR="00C22DDD">
        <w:rPr>
          <w:rFonts w:ascii="Times New Roman" w:hAnsi="Times New Roman" w:cs="Times New Roman"/>
          <w:sz w:val="22"/>
          <w:szCs w:val="22"/>
        </w:rPr>
        <w:t xml:space="preserve">the </w:t>
      </w:r>
      <w:r w:rsidR="00FD607B">
        <w:rPr>
          <w:rFonts w:ascii="Times New Roman" w:hAnsi="Times New Roman" w:cs="Times New Roman"/>
          <w:sz w:val="22"/>
          <w:szCs w:val="22"/>
        </w:rPr>
        <w:t>family context.</w:t>
      </w:r>
    </w:p>
    <w:p w14:paraId="580758E7" w14:textId="77777777" w:rsidR="000F2E29" w:rsidRPr="000F2E29" w:rsidRDefault="000F2E29" w:rsidP="000F2E29">
      <w:pPr>
        <w:spacing w:line="260" w:lineRule="exact"/>
        <w:rPr>
          <w:rFonts w:ascii="Times New Roman" w:hAnsi="Times New Roman" w:cs="Times New Roman"/>
          <w:sz w:val="22"/>
          <w:szCs w:val="22"/>
        </w:rPr>
      </w:pPr>
    </w:p>
    <w:p w14:paraId="34636E00" w14:textId="6DB7A960" w:rsidR="00B6090A" w:rsidRDefault="00B6090A" w:rsidP="00B6090A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Division of Libraries, New York University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>202</w:t>
      </w:r>
      <w:bookmarkStart w:id="2" w:name="OLE_LINK7"/>
      <w:bookmarkStart w:id="3" w:name="OLE_LINK8"/>
      <w:r>
        <w:rPr>
          <w:rFonts w:ascii="Times New Roman" w:hAnsi="Times New Roman" w:cs="Times New Roman"/>
          <w:sz w:val="22"/>
          <w:szCs w:val="22"/>
        </w:rPr>
        <w:t>4</w:t>
      </w:r>
      <w:r>
        <w:rPr>
          <w:rFonts w:ascii="Times New Roman" w:hAnsi="Times New Roman" w:cs="Times New Roman"/>
          <w:sz w:val="22"/>
          <w:szCs w:val="22"/>
        </w:rPr>
        <w:sym w:font="Symbol" w:char="F02D"/>
      </w:r>
      <w:bookmarkEnd w:id="2"/>
      <w:bookmarkEnd w:id="3"/>
      <w:r>
        <w:rPr>
          <w:rFonts w:ascii="Times New Roman" w:hAnsi="Times New Roman" w:cs="Times New Roman"/>
          <w:sz w:val="22"/>
          <w:szCs w:val="22"/>
        </w:rPr>
        <w:t>Present</w:t>
      </w:r>
    </w:p>
    <w:p w14:paraId="657FC62C" w14:textId="5933C911" w:rsidR="00B6090A" w:rsidRDefault="00D87E68" w:rsidP="00B6090A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Research </w:t>
      </w:r>
      <w:r w:rsidR="008C3DEA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&amp; Teaching </w:t>
      </w: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>Assistant</w:t>
      </w:r>
      <w:r w:rsidR="00EE7860">
        <w:rPr>
          <w:rFonts w:ascii="Times New Roman" w:hAnsi="Times New Roman" w:cs="Times New Roman" w:hint="eastAsia"/>
          <w:b/>
          <w:bCs/>
          <w:i/>
          <w:iCs/>
          <w:sz w:val="22"/>
          <w:szCs w:val="22"/>
        </w:rPr>
        <w:t xml:space="preserve"> </w:t>
      </w:r>
      <w:r w:rsidR="00EE7860">
        <w:rPr>
          <w:rFonts w:ascii="Times New Roman" w:hAnsi="Times New Roman" w:cs="Times New Roman"/>
          <w:sz w:val="22"/>
          <w:szCs w:val="22"/>
        </w:rPr>
        <w:t>(PI: Sam Mandani)</w:t>
      </w:r>
      <w:r w:rsidR="00B6090A">
        <w:rPr>
          <w:rFonts w:ascii="Times New Roman" w:hAnsi="Times New Roman" w:cs="Times New Roman" w:hint="eastAsia"/>
          <w:b/>
          <w:bCs/>
          <w:i/>
          <w:iCs/>
          <w:sz w:val="22"/>
          <w:szCs w:val="22"/>
        </w:rPr>
        <w:tab/>
      </w:r>
      <w:r w:rsidR="00B6090A">
        <w:rPr>
          <w:rFonts w:ascii="Times New Roman" w:hAnsi="Times New Roman" w:cs="Times New Roman"/>
          <w:sz w:val="22"/>
          <w:szCs w:val="22"/>
        </w:rPr>
        <w:t>New York</w:t>
      </w:r>
    </w:p>
    <w:p w14:paraId="56FA6CDB" w14:textId="28C35124" w:rsidR="00112570" w:rsidRDefault="00F220BC" w:rsidP="00F45B94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</w:t>
      </w:r>
      <w:r w:rsidRPr="00F220BC">
        <w:rPr>
          <w:rFonts w:ascii="Times New Roman" w:hAnsi="Times New Roman" w:cs="Times New Roman"/>
          <w:sz w:val="22"/>
          <w:szCs w:val="22"/>
        </w:rPr>
        <w:t>esigned and delivered 3 workshops on responsible technology use</w:t>
      </w:r>
      <w:r w:rsidR="007A18E5">
        <w:rPr>
          <w:rFonts w:ascii="Times New Roman" w:hAnsi="Times New Roman" w:cs="Times New Roman"/>
          <w:sz w:val="22"/>
          <w:szCs w:val="22"/>
        </w:rPr>
        <w:t xml:space="preserve"> from </w:t>
      </w:r>
      <w:r w:rsidRPr="00F220BC">
        <w:rPr>
          <w:rFonts w:ascii="Times New Roman" w:hAnsi="Times New Roman" w:cs="Times New Roman"/>
          <w:sz w:val="22"/>
          <w:szCs w:val="22"/>
        </w:rPr>
        <w:t xml:space="preserve">findings </w:t>
      </w:r>
      <w:r w:rsidR="007A18E5">
        <w:rPr>
          <w:rFonts w:ascii="Times New Roman" w:hAnsi="Times New Roman" w:cs="Times New Roman"/>
          <w:sz w:val="22"/>
          <w:szCs w:val="22"/>
        </w:rPr>
        <w:t>of</w:t>
      </w:r>
      <w:r w:rsidRPr="00F220BC">
        <w:rPr>
          <w:rFonts w:ascii="Times New Roman" w:hAnsi="Times New Roman" w:cs="Times New Roman"/>
          <w:sz w:val="22"/>
          <w:szCs w:val="22"/>
        </w:rPr>
        <w:t xml:space="preserve"> 200+ papers on accountability and privacy in digital learning environments.</w:t>
      </w:r>
    </w:p>
    <w:p w14:paraId="7CB2CAFD" w14:textId="63208887" w:rsidR="0066232E" w:rsidRDefault="0066232E" w:rsidP="00F45B94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Developed and deployed an E-learning website on responsible AI/technology with 500+ unique visits per month.</w:t>
      </w:r>
    </w:p>
    <w:p w14:paraId="6887B7F0" w14:textId="77777777" w:rsidR="00211780" w:rsidRPr="00F45B94" w:rsidRDefault="00211780" w:rsidP="00F32160">
      <w:pPr>
        <w:spacing w:line="260" w:lineRule="exact"/>
        <w:rPr>
          <w:rFonts w:ascii="Times New Roman" w:hAnsi="Times New Roman" w:cs="Times New Roman"/>
          <w:sz w:val="22"/>
          <w:szCs w:val="22"/>
        </w:rPr>
      </w:pPr>
    </w:p>
    <w:p w14:paraId="5A3A67C1" w14:textId="026A62B2" w:rsidR="006468B2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Lung Cancer Center Southern Medical University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87667A">
        <w:rPr>
          <w:rFonts w:ascii="Times New Roman" w:hAnsi="Times New Roman" w:cs="Times New Roman"/>
          <w:sz w:val="22"/>
          <w:szCs w:val="22"/>
        </w:rPr>
        <w:t>2023</w:t>
      </w:r>
      <w:r w:rsidR="0087667A">
        <w:rPr>
          <w:rFonts w:ascii="Times New Roman" w:hAnsi="Times New Roman" w:cs="Times New Roman"/>
          <w:sz w:val="22"/>
          <w:szCs w:val="22"/>
        </w:rPr>
        <w:sym w:font="Symbol" w:char="F02D"/>
      </w:r>
      <w:r w:rsidR="0087667A">
        <w:rPr>
          <w:rFonts w:ascii="Times New Roman" w:hAnsi="Times New Roman" w:cs="Times New Roman"/>
          <w:sz w:val="22"/>
          <w:szCs w:val="22"/>
        </w:rPr>
        <w:t>202</w:t>
      </w:r>
      <w:r w:rsidR="00013B50">
        <w:rPr>
          <w:rFonts w:ascii="Times New Roman" w:hAnsi="Times New Roman" w:cs="Times New Roman"/>
          <w:sz w:val="22"/>
          <w:szCs w:val="22"/>
        </w:rPr>
        <w:t>5</w:t>
      </w:r>
    </w:p>
    <w:p w14:paraId="0DAB3A66" w14:textId="14AB2F9C" w:rsidR="006468B2" w:rsidRPr="0087667A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87667A">
        <w:rPr>
          <w:rFonts w:ascii="Times New Roman" w:hAnsi="Times New Roman" w:cs="Times New Roman"/>
          <w:b/>
          <w:bCs/>
          <w:i/>
          <w:iCs/>
          <w:sz w:val="22"/>
          <w:szCs w:val="22"/>
        </w:rPr>
        <w:t>Systems Engineer</w:t>
      </w:r>
      <w:r w:rsidRPr="0087667A">
        <w:rPr>
          <w:rFonts w:ascii="Times New Roman" w:hAnsi="Times New Roman" w:cs="Times New Roman"/>
          <w:b/>
          <w:bCs/>
          <w:i/>
          <w:iCs/>
          <w:sz w:val="22"/>
          <w:szCs w:val="22"/>
        </w:rPr>
        <w:tab/>
      </w:r>
      <w:r w:rsidR="0087667A" w:rsidRPr="0087667A">
        <w:rPr>
          <w:rFonts w:ascii="Times New Roman" w:hAnsi="Times New Roman" w:cs="Times New Roman"/>
          <w:sz w:val="22"/>
          <w:szCs w:val="22"/>
        </w:rPr>
        <w:t>Guangzhou, China</w:t>
      </w:r>
    </w:p>
    <w:p w14:paraId="624F256B" w14:textId="5B4CE6AA" w:rsidR="006333A9" w:rsidRDefault="006333A9" w:rsidP="005D4C51">
      <w:pPr>
        <w:pStyle w:val="ListParagraph"/>
        <w:numPr>
          <w:ilvl w:val="0"/>
          <w:numId w:val="1"/>
        </w:numPr>
        <w:spacing w:line="260" w:lineRule="exact"/>
        <w:ind w:firstLineChars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</w:t>
      </w:r>
      <w:r w:rsidRPr="006333A9">
        <w:rPr>
          <w:rFonts w:ascii="Times New Roman" w:hAnsi="Times New Roman" w:cs="Times New Roman"/>
          <w:sz w:val="22"/>
          <w:szCs w:val="22"/>
        </w:rPr>
        <w:t>evelop</w:t>
      </w:r>
      <w:r>
        <w:rPr>
          <w:rFonts w:ascii="Times New Roman" w:hAnsi="Times New Roman" w:cs="Times New Roman"/>
          <w:sz w:val="22"/>
          <w:szCs w:val="22"/>
        </w:rPr>
        <w:t>ed</w:t>
      </w:r>
      <w:r w:rsidRPr="006333A9">
        <w:rPr>
          <w:rFonts w:ascii="Times New Roman" w:hAnsi="Times New Roman" w:cs="Times New Roman"/>
          <w:sz w:val="22"/>
          <w:szCs w:val="22"/>
        </w:rPr>
        <w:t xml:space="preserve"> an Android app for 2000+ patients</w:t>
      </w:r>
      <w:ins w:id="4" w:author="M12447" w:date="2025-10-03T09:45:00Z" w16du:dateUtc="2025-10-03T13:45:00Z">
        <w:r w:rsidR="001A3E54">
          <w:rPr>
            <w:rFonts w:ascii="Times New Roman" w:hAnsi="Times New Roman" w:cs="Times New Roman"/>
            <w:sz w:val="22"/>
            <w:szCs w:val="22"/>
          </w:rPr>
          <w:t xml:space="preserve"> </w:t>
        </w:r>
      </w:ins>
      <w:r w:rsidR="001A3E54">
        <w:rPr>
          <w:rFonts w:ascii="Times New Roman" w:hAnsi="Times New Roman" w:cs="Times New Roman"/>
          <w:sz w:val="22"/>
          <w:szCs w:val="22"/>
        </w:rPr>
        <w:t xml:space="preserve">over </w:t>
      </w:r>
      <w:r w:rsidR="00013B50">
        <w:rPr>
          <w:rFonts w:ascii="Times New Roman" w:hAnsi="Times New Roman" w:cs="Times New Roman"/>
          <w:sz w:val="22"/>
          <w:szCs w:val="22"/>
        </w:rPr>
        <w:t>2</w:t>
      </w:r>
      <w:r w:rsidR="001A3E54">
        <w:rPr>
          <w:rFonts w:ascii="Times New Roman" w:hAnsi="Times New Roman" w:cs="Times New Roman"/>
          <w:sz w:val="22"/>
          <w:szCs w:val="22"/>
        </w:rPr>
        <w:t xml:space="preserve"> year</w:t>
      </w:r>
      <w:r w:rsidR="00013B50">
        <w:rPr>
          <w:rFonts w:ascii="Times New Roman" w:hAnsi="Times New Roman" w:cs="Times New Roman"/>
          <w:sz w:val="22"/>
          <w:szCs w:val="22"/>
        </w:rPr>
        <w:t>s</w:t>
      </w:r>
      <w:r w:rsidRPr="006333A9">
        <w:rPr>
          <w:rFonts w:ascii="Times New Roman" w:hAnsi="Times New Roman" w:cs="Times New Roman"/>
          <w:sz w:val="22"/>
          <w:szCs w:val="22"/>
        </w:rPr>
        <w:t xml:space="preserve">, </w:t>
      </w:r>
      <w:r w:rsidR="000E759C" w:rsidRPr="000E759C">
        <w:rPr>
          <w:rFonts w:ascii="Times New Roman" w:hAnsi="Times New Roman" w:cs="Times New Roman"/>
          <w:sz w:val="22"/>
          <w:szCs w:val="22"/>
        </w:rPr>
        <w:t xml:space="preserve">implementing modules for real-time chat, health data logging (BMI, BP), and symptom management with </w:t>
      </w:r>
      <w:r w:rsidR="00BB6043" w:rsidRPr="00BB6043">
        <w:rPr>
          <w:rFonts w:ascii="Times New Roman" w:hAnsi="Times New Roman" w:cs="Times New Roman"/>
          <w:sz w:val="22"/>
          <w:szCs w:val="22"/>
        </w:rPr>
        <w:t xml:space="preserve">AI </w:t>
      </w:r>
      <w:r w:rsidR="000E759C" w:rsidRPr="000E759C">
        <w:rPr>
          <w:rFonts w:ascii="Times New Roman" w:hAnsi="Times New Roman" w:cs="Times New Roman"/>
          <w:sz w:val="22"/>
          <w:szCs w:val="22"/>
        </w:rPr>
        <w:t>user menus for guidance.</w:t>
      </w:r>
    </w:p>
    <w:p w14:paraId="5ACF0134" w14:textId="0C06C508" w:rsidR="00524C45" w:rsidRDefault="00524C45" w:rsidP="005D4C51">
      <w:pPr>
        <w:pStyle w:val="ListParagraph"/>
        <w:numPr>
          <w:ilvl w:val="0"/>
          <w:numId w:val="1"/>
        </w:numPr>
        <w:spacing w:line="26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524C45">
        <w:rPr>
          <w:rFonts w:ascii="Times New Roman" w:hAnsi="Times New Roman" w:cs="Times New Roman"/>
          <w:sz w:val="22"/>
          <w:szCs w:val="22"/>
        </w:rPr>
        <w:t>Engineered MySQL and Redis</w:t>
      </w:r>
      <w:r w:rsidR="000A3CA1">
        <w:rPr>
          <w:rFonts w:ascii="Times New Roman" w:hAnsi="Times New Roman" w:cs="Times New Roman"/>
          <w:sz w:val="22"/>
          <w:szCs w:val="22"/>
        </w:rPr>
        <w:t xml:space="preserve"> for </w:t>
      </w:r>
      <w:r w:rsidRPr="00524C45">
        <w:rPr>
          <w:rFonts w:ascii="Times New Roman" w:hAnsi="Times New Roman" w:cs="Times New Roman"/>
          <w:sz w:val="22"/>
          <w:szCs w:val="22"/>
        </w:rPr>
        <w:t>scalable data pipelines, model training</w:t>
      </w:r>
      <w:r w:rsidR="00C629EA">
        <w:rPr>
          <w:rFonts w:ascii="Times New Roman" w:hAnsi="Times New Roman" w:cs="Times New Roman"/>
          <w:sz w:val="22"/>
          <w:szCs w:val="22"/>
        </w:rPr>
        <w:t>,</w:t>
      </w:r>
      <w:r w:rsidRPr="00524C45">
        <w:rPr>
          <w:rFonts w:ascii="Times New Roman" w:hAnsi="Times New Roman" w:cs="Times New Roman"/>
          <w:sz w:val="22"/>
          <w:szCs w:val="22"/>
        </w:rPr>
        <w:t xml:space="preserve"> and result-visualization dashboards for clinicians.</w:t>
      </w:r>
    </w:p>
    <w:p w14:paraId="6FEE4E79" w14:textId="77777777" w:rsidR="008E3E1F" w:rsidRPr="00F32160" w:rsidRDefault="008E3E1F" w:rsidP="00F32160">
      <w:pPr>
        <w:spacing w:line="260" w:lineRule="exact"/>
        <w:rPr>
          <w:rFonts w:ascii="Times New Roman" w:hAnsi="Times New Roman" w:cs="Times New Roman"/>
          <w:sz w:val="22"/>
          <w:szCs w:val="22"/>
        </w:rPr>
      </w:pPr>
    </w:p>
    <w:p w14:paraId="65765243" w14:textId="667C7D51" w:rsidR="006468B2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b/>
          <w:bCs/>
          <w:sz w:val="22"/>
          <w:szCs w:val="22"/>
        </w:rPr>
        <w:t>Chine</w:t>
      </w:r>
      <w:r>
        <w:rPr>
          <w:rFonts w:ascii="Times New Roman" w:hAnsi="Times New Roman" w:cs="Times New Roman"/>
          <w:b/>
          <w:bCs/>
          <w:sz w:val="22"/>
          <w:szCs w:val="22"/>
        </w:rPr>
        <w:t>se University of Hong Kong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87667A">
        <w:rPr>
          <w:rFonts w:ascii="Times New Roman" w:hAnsi="Times New Roman" w:cs="Times New Roman"/>
          <w:sz w:val="22"/>
          <w:szCs w:val="22"/>
        </w:rPr>
        <w:t>2023</w:t>
      </w:r>
      <w:r w:rsidR="0087667A">
        <w:rPr>
          <w:rFonts w:ascii="Times New Roman" w:hAnsi="Times New Roman" w:cs="Times New Roman"/>
          <w:sz w:val="22"/>
          <w:szCs w:val="22"/>
        </w:rPr>
        <w:sym w:font="Symbol" w:char="F02D"/>
      </w:r>
      <w:r w:rsidR="0087667A">
        <w:rPr>
          <w:rFonts w:ascii="Times New Roman" w:hAnsi="Times New Roman" w:cs="Times New Roman"/>
          <w:sz w:val="22"/>
          <w:szCs w:val="22"/>
        </w:rPr>
        <w:t>2024</w:t>
      </w:r>
    </w:p>
    <w:p w14:paraId="3187FBFB" w14:textId="43CA9074" w:rsidR="00031F5E" w:rsidRDefault="00C917BF" w:rsidP="00031F5E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Curriculum </w:t>
      </w:r>
      <w:r w:rsidR="00F256D8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Research Assistant </w:t>
      </w:r>
      <w:r w:rsidR="00F256D8">
        <w:rPr>
          <w:rFonts w:ascii="Times New Roman" w:hAnsi="Times New Roman" w:cs="Times New Roman"/>
          <w:sz w:val="22"/>
          <w:szCs w:val="22"/>
        </w:rPr>
        <w:t>(</w:t>
      </w:r>
      <w:r w:rsidR="00F256D8">
        <w:rPr>
          <w:rFonts w:ascii="Times New Roman" w:hAnsi="Times New Roman" w:cs="Times New Roman" w:hint="eastAsia"/>
          <w:sz w:val="22"/>
          <w:szCs w:val="22"/>
        </w:rPr>
        <w:t>P</w:t>
      </w:r>
      <w:r w:rsidR="00F256D8">
        <w:rPr>
          <w:rFonts w:ascii="Times New Roman" w:hAnsi="Times New Roman" w:cs="Times New Roman"/>
          <w:sz w:val="22"/>
          <w:szCs w:val="22"/>
        </w:rPr>
        <w:t xml:space="preserve">I: Dr. </w:t>
      </w:r>
      <w:proofErr w:type="spellStart"/>
      <w:r w:rsidR="00F256D8">
        <w:rPr>
          <w:rFonts w:ascii="Times New Roman" w:hAnsi="Times New Roman" w:cs="Times New Roman"/>
          <w:sz w:val="22"/>
          <w:szCs w:val="22"/>
        </w:rPr>
        <w:t>Yangyu</w:t>
      </w:r>
      <w:proofErr w:type="spellEnd"/>
      <w:r w:rsidR="00F256D8">
        <w:rPr>
          <w:rFonts w:ascii="Times New Roman" w:hAnsi="Times New Roman" w:cs="Times New Roman"/>
          <w:sz w:val="22"/>
          <w:szCs w:val="22"/>
        </w:rPr>
        <w:t xml:space="preserve"> Xiao)</w:t>
      </w:r>
      <w:r w:rsidR="00031F5E">
        <w:rPr>
          <w:rFonts w:ascii="Times New Roman" w:hAnsi="Times New Roman" w:cs="Times New Roman"/>
          <w:sz w:val="22"/>
          <w:szCs w:val="22"/>
        </w:rPr>
        <w:tab/>
        <w:t>Hong Kong</w:t>
      </w:r>
    </w:p>
    <w:p w14:paraId="3E38665F" w14:textId="683CD4B0" w:rsidR="0029288A" w:rsidRPr="006B607B" w:rsidRDefault="006B607B" w:rsidP="006B607B">
      <w:pPr>
        <w:pStyle w:val="ListParagraph"/>
        <w:numPr>
          <w:ilvl w:val="0"/>
          <w:numId w:val="6"/>
        </w:numPr>
        <w:tabs>
          <w:tab w:val="right" w:pos="9026"/>
        </w:tabs>
        <w:spacing w:line="260" w:lineRule="exact"/>
        <w:ind w:firstLineChars="0"/>
        <w:jc w:val="left"/>
        <w:rPr>
          <w:rFonts w:ascii="Times New Roman" w:hAnsi="Times New Roman" w:cs="Times New Roman"/>
          <w:sz w:val="22"/>
          <w:szCs w:val="22"/>
        </w:rPr>
      </w:pPr>
      <w:r w:rsidRPr="006B607B">
        <w:rPr>
          <w:rFonts w:ascii="Times New Roman" w:hAnsi="Times New Roman" w:cs="Times New Roman"/>
          <w:color w:val="000000" w:themeColor="text1"/>
          <w:sz w:val="22"/>
          <w:szCs w:val="22"/>
        </w:rPr>
        <w:t>Designed and delivered</w:t>
      </w:r>
      <w:r w:rsidRPr="006B607B">
        <w:rPr>
          <w:rFonts w:ascii="Times New Roman" w:hAnsi="Times New Roman" w:cs="Times New Roman" w:hint="eastAsia"/>
          <w:color w:val="000000" w:themeColor="text1"/>
          <w:sz w:val="22"/>
          <w:szCs w:val="22"/>
        </w:rPr>
        <w:t xml:space="preserve"> </w:t>
      </w:r>
      <w:r w:rsidRPr="006B607B">
        <w:rPr>
          <w:rFonts w:ascii="Times New Roman" w:hAnsi="Times New Roman" w:cs="Times New Roman"/>
          <w:color w:val="000000" w:themeColor="text1"/>
          <w:sz w:val="22"/>
          <w:szCs w:val="22"/>
        </w:rPr>
        <w:t>4</w:t>
      </w:r>
      <w:r w:rsidRPr="006B607B">
        <w:rPr>
          <w:rFonts w:ascii="Times New Roman" w:hAnsi="Times New Roman" w:cs="Times New Roman" w:hint="eastAsia"/>
          <w:color w:val="000000" w:themeColor="text1"/>
          <w:sz w:val="22"/>
          <w:szCs w:val="22"/>
        </w:rPr>
        <w:t xml:space="preserve"> workshops for 300</w:t>
      </w:r>
      <w:r w:rsidRPr="006B607B">
        <w:rPr>
          <w:rFonts w:ascii="Times New Roman" w:hAnsi="Times New Roman" w:cs="Times New Roman"/>
          <w:color w:val="000000" w:themeColor="text1"/>
          <w:sz w:val="22"/>
          <w:szCs w:val="22"/>
        </w:rPr>
        <w:t>+</w:t>
      </w:r>
      <w:r w:rsidRPr="006B607B">
        <w:rPr>
          <w:rFonts w:ascii="Times New Roman" w:hAnsi="Times New Roman" w:cs="Times New Roman" w:hint="eastAsia"/>
          <w:color w:val="000000" w:themeColor="text1"/>
          <w:sz w:val="22"/>
          <w:szCs w:val="22"/>
        </w:rPr>
        <w:t xml:space="preserve"> undergraduates</w:t>
      </w:r>
      <w:r w:rsidRPr="006B607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on presentation skills</w:t>
      </w:r>
      <w:r w:rsidRPr="006B607B">
        <w:rPr>
          <w:rFonts w:ascii="Times New Roman" w:hAnsi="Times New Roman" w:cs="Times New Roman" w:hint="eastAsia"/>
          <w:color w:val="000000" w:themeColor="text1"/>
          <w:sz w:val="22"/>
          <w:szCs w:val="22"/>
        </w:rPr>
        <w:t xml:space="preserve"> us</w:t>
      </w:r>
      <w:r w:rsidRPr="006B607B">
        <w:rPr>
          <w:rFonts w:ascii="Times New Roman" w:hAnsi="Times New Roman" w:cs="Times New Roman"/>
          <w:color w:val="000000" w:themeColor="text1"/>
          <w:sz w:val="22"/>
          <w:szCs w:val="22"/>
        </w:rPr>
        <w:t>ing</w:t>
      </w:r>
      <w:r w:rsidRPr="006B607B">
        <w:rPr>
          <w:rFonts w:ascii="Times New Roman" w:hAnsi="Times New Roman" w:cs="Times New Roman" w:hint="eastAsia"/>
          <w:color w:val="000000" w:themeColor="text1"/>
          <w:sz w:val="22"/>
          <w:szCs w:val="22"/>
        </w:rPr>
        <w:t xml:space="preserve"> AI tools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</w:t>
      </w:r>
      <w:r w:rsidRPr="009A441C">
        <w:rPr>
          <w:rFonts w:ascii="Times New Roman" w:hAnsi="Times New Roman" w:cs="Times New Roman" w:hint="eastAsia"/>
          <w:color w:val="000000" w:themeColor="text1"/>
          <w:sz w:val="22"/>
          <w:szCs w:val="22"/>
        </w:rPr>
        <w:t>ChatGPT, Gamma, and Microsoft Coach AI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) </w:t>
      </w:r>
      <w:r w:rsidRPr="009A441C">
        <w:rPr>
          <w:rFonts w:ascii="Times New Roman" w:hAnsi="Times New Roman" w:cs="Times New Roman"/>
          <w:color w:val="000000" w:themeColor="text1"/>
          <w:sz w:val="22"/>
          <w:szCs w:val="22"/>
        </w:rPr>
        <w:t>to improve speech structure</w:t>
      </w:r>
      <w:r w:rsidR="00B0335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9A441C">
        <w:rPr>
          <w:rFonts w:ascii="Times New Roman" w:hAnsi="Times New Roman" w:cs="Times New Roman"/>
          <w:color w:val="000000" w:themeColor="text1"/>
          <w:sz w:val="22"/>
          <w:szCs w:val="22"/>
        </w:rPr>
        <w:t>and delivery</w:t>
      </w:r>
      <w:r w:rsidRPr="009A441C">
        <w:rPr>
          <w:rFonts w:ascii="Times New Roman" w:hAnsi="Times New Roman" w:cs="Times New Roman" w:hint="eastAsia"/>
          <w:color w:val="000000" w:themeColor="text1"/>
          <w:sz w:val="22"/>
          <w:szCs w:val="22"/>
        </w:rPr>
        <w:t>.</w:t>
      </w:r>
    </w:p>
    <w:p w14:paraId="6E04230D" w14:textId="77777777" w:rsidR="004810ED" w:rsidRPr="00DA2B02" w:rsidRDefault="004810ED" w:rsidP="00F32160">
      <w:pPr>
        <w:spacing w:line="260" w:lineRule="exact"/>
        <w:ind w:left="360"/>
        <w:rPr>
          <w:rFonts w:ascii="Times New Roman" w:hAnsi="Times New Roman" w:cs="Times New Roman"/>
          <w:sz w:val="22"/>
          <w:szCs w:val="22"/>
        </w:rPr>
      </w:pPr>
    </w:p>
    <w:p w14:paraId="1A280A25" w14:textId="4B6488DF" w:rsidR="006468B2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Shenzhen Institute of Artificial Intelligence and Robotics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87667A">
        <w:rPr>
          <w:rFonts w:ascii="Times New Roman" w:hAnsi="Times New Roman" w:cs="Times New Roman"/>
          <w:sz w:val="22"/>
          <w:szCs w:val="22"/>
        </w:rPr>
        <w:t>2021</w:t>
      </w:r>
      <w:r w:rsidR="0087667A">
        <w:rPr>
          <w:rFonts w:ascii="Times New Roman" w:hAnsi="Times New Roman" w:cs="Times New Roman"/>
          <w:sz w:val="22"/>
          <w:szCs w:val="22"/>
        </w:rPr>
        <w:sym w:font="Symbol" w:char="F02D"/>
      </w:r>
      <w:r w:rsidR="0087667A">
        <w:rPr>
          <w:rFonts w:ascii="Times New Roman" w:hAnsi="Times New Roman" w:cs="Times New Roman"/>
          <w:sz w:val="22"/>
          <w:szCs w:val="22"/>
        </w:rPr>
        <w:t>2024</w:t>
      </w:r>
    </w:p>
    <w:p w14:paraId="0D19DAB4" w14:textId="6AE39F10" w:rsidR="006468B2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>Research Assistant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(</w:t>
      </w:r>
      <w:r>
        <w:rPr>
          <w:rFonts w:ascii="Times New Roman" w:hAnsi="Times New Roman" w:cs="Times New Roman"/>
          <w:sz w:val="22"/>
          <w:szCs w:val="22"/>
        </w:rPr>
        <w:t xml:space="preserve">PI: Dr. </w:t>
      </w:r>
      <w:proofErr w:type="spellStart"/>
      <w:r>
        <w:rPr>
          <w:rFonts w:ascii="Times New Roman" w:hAnsi="Times New Roman" w:cs="Times New Roman"/>
          <w:sz w:val="22"/>
          <w:szCs w:val="22"/>
        </w:rPr>
        <w:t>Xiaoqiang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Ji</w:t>
      </w:r>
      <w:r>
        <w:rPr>
          <w:rFonts w:ascii="Times New Roman" w:hAnsi="Times New Roman" w:cs="Times New Roman" w:hint="eastAsia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ab/>
      </w:r>
      <w:r w:rsidR="0087667A">
        <w:rPr>
          <w:rFonts w:ascii="Times New Roman" w:hAnsi="Times New Roman" w:cs="Times New Roman"/>
          <w:sz w:val="22"/>
          <w:szCs w:val="22"/>
        </w:rPr>
        <w:t>Shenzhen, China</w:t>
      </w:r>
    </w:p>
    <w:bookmarkEnd w:id="1"/>
    <w:p w14:paraId="08D6DCB9" w14:textId="43DB49F8" w:rsidR="00395F95" w:rsidRDefault="00395F95" w:rsidP="00FB00E5">
      <w:pPr>
        <w:pStyle w:val="ListParagraph"/>
        <w:numPr>
          <w:ilvl w:val="0"/>
          <w:numId w:val="1"/>
        </w:numPr>
        <w:spacing w:line="26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395F95">
        <w:rPr>
          <w:rFonts w:ascii="Times New Roman" w:hAnsi="Times New Roman" w:cs="Times New Roman"/>
          <w:sz w:val="22"/>
          <w:szCs w:val="22"/>
        </w:rPr>
        <w:t xml:space="preserve">Hosted fine-tuned </w:t>
      </w:r>
      <w:proofErr w:type="spellStart"/>
      <w:r w:rsidRPr="00395F95">
        <w:rPr>
          <w:rFonts w:ascii="Times New Roman" w:hAnsi="Times New Roman" w:cs="Times New Roman"/>
          <w:sz w:val="22"/>
          <w:szCs w:val="22"/>
        </w:rPr>
        <w:t>PyTorch</w:t>
      </w:r>
      <w:proofErr w:type="spellEnd"/>
      <w:r w:rsidRPr="00395F95">
        <w:rPr>
          <w:rFonts w:ascii="Times New Roman" w:hAnsi="Times New Roman" w:cs="Times New Roman"/>
          <w:sz w:val="22"/>
          <w:szCs w:val="22"/>
        </w:rPr>
        <w:t xml:space="preserve"> regression and NLP models on a high-concurrency server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395F95">
        <w:rPr>
          <w:rFonts w:ascii="Times New Roman" w:hAnsi="Times New Roman" w:cs="Times New Roman"/>
          <w:sz w:val="22"/>
          <w:szCs w:val="22"/>
        </w:rPr>
        <w:t>with Hadoop/HDFS and React front end</w:t>
      </w:r>
      <w:r>
        <w:rPr>
          <w:rFonts w:ascii="Times New Roman" w:hAnsi="Times New Roman" w:cs="Times New Roman"/>
          <w:sz w:val="22"/>
          <w:szCs w:val="22"/>
        </w:rPr>
        <w:t xml:space="preserve"> for </w:t>
      </w:r>
      <w:r w:rsidRPr="00395F95">
        <w:rPr>
          <w:rFonts w:ascii="Times New Roman" w:hAnsi="Times New Roman" w:cs="Times New Roman"/>
          <w:sz w:val="22"/>
          <w:szCs w:val="22"/>
        </w:rPr>
        <w:t>large-scale quantitative analysis and real-time visualization.</w:t>
      </w:r>
    </w:p>
    <w:p w14:paraId="42FA185C" w14:textId="77777777" w:rsidR="00847389" w:rsidRPr="00847389" w:rsidRDefault="00847389" w:rsidP="00847389">
      <w:pPr>
        <w:spacing w:line="260" w:lineRule="exact"/>
        <w:rPr>
          <w:rFonts w:ascii="Times New Roman" w:hAnsi="Times New Roman" w:cs="Times New Roman"/>
          <w:sz w:val="22"/>
          <w:szCs w:val="22"/>
        </w:rPr>
      </w:pPr>
    </w:p>
    <w:p w14:paraId="3934C6BB" w14:textId="57B32A1B" w:rsidR="00FB00E5" w:rsidRDefault="0040420A" w:rsidP="00FB00E5">
      <w:pPr>
        <w:pBdr>
          <w:bottom w:val="single" w:sz="4" w:space="0" w:color="auto"/>
        </w:pBdr>
        <w:spacing w:line="260" w:lineRule="exact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4"/>
        </w:rPr>
        <w:t>ACADEMIC &amp; PROFESSIONAL SERVICE</w:t>
      </w:r>
    </w:p>
    <w:p w14:paraId="38F915E1" w14:textId="4341D270" w:rsidR="00320B43" w:rsidRPr="00041C68" w:rsidRDefault="00320B43" w:rsidP="00041C6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041C68">
        <w:rPr>
          <w:rFonts w:ascii="Times New Roman" w:hAnsi="Times New Roman" w:cs="Times New Roman"/>
          <w:sz w:val="22"/>
          <w:szCs w:val="22"/>
        </w:rPr>
        <w:t>Reviewer, AAAI Conference on Artificial Intelligence</w:t>
      </w:r>
      <w:r w:rsidR="00041C68">
        <w:rPr>
          <w:rFonts w:ascii="Times New Roman" w:hAnsi="Times New Roman" w:cs="Times New Roman" w:hint="eastAsia"/>
          <w:sz w:val="22"/>
          <w:szCs w:val="22"/>
        </w:rPr>
        <w:t xml:space="preserve">       </w:t>
      </w:r>
      <w:r w:rsidRPr="00041C68">
        <w:rPr>
          <w:rFonts w:ascii="Times New Roman" w:hAnsi="Times New Roman" w:cs="Times New Roman"/>
          <w:sz w:val="22"/>
          <w:szCs w:val="22"/>
        </w:rPr>
        <w:tab/>
        <w:t>202</w:t>
      </w:r>
      <w:r w:rsidR="00575644">
        <w:rPr>
          <w:rFonts w:ascii="Times New Roman" w:hAnsi="Times New Roman" w:cs="Times New Roman"/>
          <w:sz w:val="22"/>
          <w:szCs w:val="22"/>
        </w:rPr>
        <w:t>5</w:t>
      </w:r>
      <w:r w:rsidR="00F105ED">
        <w:rPr>
          <w:rFonts w:ascii="Times New Roman" w:hAnsi="Times New Roman" w:cs="Times New Roman"/>
          <w:sz w:val="22"/>
          <w:szCs w:val="22"/>
        </w:rPr>
        <w:t xml:space="preserve"> </w:t>
      </w:r>
      <w:r w:rsidR="00DD20DE">
        <w:rPr>
          <w:rFonts w:ascii="Times New Roman" w:hAnsi="Times New Roman" w:cs="Times New Roman"/>
          <w:sz w:val="22"/>
          <w:szCs w:val="22"/>
        </w:rPr>
        <w:sym w:font="Symbol" w:char="F02D"/>
      </w:r>
      <w:r w:rsidR="00DD20DE">
        <w:rPr>
          <w:rFonts w:ascii="Times New Roman" w:hAnsi="Times New Roman" w:cs="Times New Roman"/>
          <w:sz w:val="22"/>
          <w:szCs w:val="22"/>
        </w:rPr>
        <w:t xml:space="preserve"> Present</w:t>
      </w:r>
    </w:p>
    <w:p w14:paraId="46C92AA3" w14:textId="7FEF1248" w:rsidR="00320B43" w:rsidRPr="00041C68" w:rsidRDefault="00320B43" w:rsidP="00041C6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041C68">
        <w:rPr>
          <w:rFonts w:ascii="Times New Roman" w:hAnsi="Times New Roman" w:cs="Times New Roman"/>
          <w:sz w:val="22"/>
          <w:szCs w:val="22"/>
        </w:rPr>
        <w:t xml:space="preserve">Reviewer, ACM </w:t>
      </w:r>
      <w:r w:rsidR="00F105ED">
        <w:rPr>
          <w:rFonts w:ascii="Times New Roman" w:hAnsi="Times New Roman" w:cs="Times New Roman"/>
          <w:sz w:val="22"/>
          <w:szCs w:val="22"/>
        </w:rPr>
        <w:t xml:space="preserve">CHI.                                      </w:t>
      </w:r>
      <w:r w:rsidRPr="00041C68">
        <w:rPr>
          <w:rFonts w:ascii="Times New Roman" w:hAnsi="Times New Roman" w:cs="Times New Roman"/>
          <w:sz w:val="22"/>
          <w:szCs w:val="22"/>
        </w:rPr>
        <w:tab/>
      </w:r>
      <w:r w:rsidR="00DD20DE" w:rsidRPr="00041C68">
        <w:rPr>
          <w:rFonts w:ascii="Times New Roman" w:hAnsi="Times New Roman" w:cs="Times New Roman"/>
          <w:sz w:val="22"/>
          <w:szCs w:val="22"/>
        </w:rPr>
        <w:t>202</w:t>
      </w:r>
      <w:r w:rsidR="00DD20DE">
        <w:rPr>
          <w:rFonts w:ascii="Times New Roman" w:hAnsi="Times New Roman" w:cs="Times New Roman"/>
          <w:sz w:val="22"/>
          <w:szCs w:val="22"/>
        </w:rPr>
        <w:t xml:space="preserve">5 </w:t>
      </w:r>
      <w:r w:rsidR="00DD20DE">
        <w:rPr>
          <w:rFonts w:ascii="Times New Roman" w:hAnsi="Times New Roman" w:cs="Times New Roman"/>
          <w:sz w:val="22"/>
          <w:szCs w:val="22"/>
        </w:rPr>
        <w:sym w:font="Symbol" w:char="F02D"/>
      </w:r>
      <w:r w:rsidR="00DD20DE">
        <w:rPr>
          <w:rFonts w:ascii="Times New Roman" w:hAnsi="Times New Roman" w:cs="Times New Roman"/>
          <w:sz w:val="22"/>
          <w:szCs w:val="22"/>
        </w:rPr>
        <w:t xml:space="preserve"> Present</w:t>
      </w:r>
    </w:p>
    <w:p w14:paraId="78B499BE" w14:textId="072F7901" w:rsidR="004445A5" w:rsidRDefault="003E3AE7" w:rsidP="00041C6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041C68">
        <w:rPr>
          <w:rFonts w:ascii="Times New Roman" w:hAnsi="Times New Roman" w:cs="Times New Roman"/>
          <w:sz w:val="22"/>
          <w:szCs w:val="22"/>
        </w:rPr>
        <w:t>Member</w:t>
      </w:r>
      <w:r w:rsidR="00320B43" w:rsidRPr="00041C68">
        <w:rPr>
          <w:rFonts w:ascii="Times New Roman" w:hAnsi="Times New Roman" w:cs="Times New Roman"/>
          <w:sz w:val="22"/>
          <w:szCs w:val="22"/>
        </w:rPr>
        <w:t xml:space="preserve">, </w:t>
      </w:r>
      <w:r w:rsidRPr="00041C68">
        <w:rPr>
          <w:rFonts w:ascii="Times New Roman" w:hAnsi="Times New Roman" w:cs="Times New Roman"/>
          <w:sz w:val="22"/>
          <w:szCs w:val="22"/>
        </w:rPr>
        <w:t>NYU Global Student AI Advisory Group</w:t>
      </w:r>
      <w:r w:rsidR="00E8062E" w:rsidRPr="00041C68">
        <w:rPr>
          <w:rFonts w:ascii="Times New Roman" w:hAnsi="Times New Roman" w:cs="Times New Roman"/>
          <w:sz w:val="22"/>
          <w:szCs w:val="22"/>
        </w:rPr>
        <w:t>, NYU Office of the Provos</w:t>
      </w:r>
      <w:r w:rsidR="00813AE4" w:rsidRPr="00041C68">
        <w:rPr>
          <w:rFonts w:ascii="Times New Roman" w:hAnsi="Times New Roman" w:cs="Times New Roman"/>
          <w:sz w:val="22"/>
          <w:szCs w:val="22"/>
        </w:rPr>
        <w:t>t</w:t>
      </w:r>
      <w:r w:rsidRPr="00041C68">
        <w:rPr>
          <w:rFonts w:ascii="Times New Roman" w:hAnsi="Times New Roman" w:cs="Times New Roman"/>
          <w:sz w:val="22"/>
          <w:szCs w:val="22"/>
        </w:rPr>
        <w:t xml:space="preserve">     </w:t>
      </w:r>
      <w:r w:rsidRPr="00041C68">
        <w:rPr>
          <w:rFonts w:ascii="Times New Roman" w:hAnsi="Times New Roman" w:cs="Times New Roman"/>
          <w:sz w:val="22"/>
          <w:szCs w:val="22"/>
        </w:rPr>
        <w:tab/>
      </w:r>
      <w:r w:rsidR="00DD20DE" w:rsidRPr="00041C68">
        <w:rPr>
          <w:rFonts w:ascii="Times New Roman" w:hAnsi="Times New Roman" w:cs="Times New Roman"/>
          <w:sz w:val="22"/>
          <w:szCs w:val="22"/>
        </w:rPr>
        <w:t>202</w:t>
      </w:r>
      <w:r w:rsidR="00DD20DE">
        <w:rPr>
          <w:rFonts w:ascii="Times New Roman" w:hAnsi="Times New Roman" w:cs="Times New Roman"/>
          <w:sz w:val="22"/>
          <w:szCs w:val="22"/>
        </w:rPr>
        <w:t xml:space="preserve">5 </w:t>
      </w:r>
      <w:r w:rsidR="00DD20DE">
        <w:rPr>
          <w:rFonts w:ascii="Times New Roman" w:hAnsi="Times New Roman" w:cs="Times New Roman"/>
          <w:sz w:val="22"/>
          <w:szCs w:val="22"/>
        </w:rPr>
        <w:sym w:font="Symbol" w:char="F02D"/>
      </w:r>
      <w:r w:rsidR="00DD20DE">
        <w:rPr>
          <w:rFonts w:ascii="Times New Roman" w:hAnsi="Times New Roman" w:cs="Times New Roman"/>
          <w:sz w:val="22"/>
          <w:szCs w:val="22"/>
        </w:rPr>
        <w:t xml:space="preserve"> Present</w:t>
      </w:r>
    </w:p>
    <w:p w14:paraId="18E27C47" w14:textId="77777777" w:rsidR="00BE044D" w:rsidRDefault="00BE044D" w:rsidP="00041C6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</w:p>
    <w:p w14:paraId="31199C64" w14:textId="3EFE2B22" w:rsidR="006F21D8" w:rsidRDefault="00E05B95" w:rsidP="006F21D8">
      <w:pPr>
        <w:pBdr>
          <w:bottom w:val="single" w:sz="4" w:space="0" w:color="auto"/>
        </w:pBdr>
        <w:spacing w:line="260" w:lineRule="exact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4"/>
        </w:rPr>
        <w:t>HONORS &amp; AWARDS</w:t>
      </w:r>
    </w:p>
    <w:p w14:paraId="5138051C" w14:textId="4AF68E71" w:rsidR="009D346C" w:rsidRPr="009D346C" w:rsidRDefault="009D346C" w:rsidP="009D346C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0"/>
          <w:szCs w:val="20"/>
        </w:rPr>
      </w:pPr>
      <w:r w:rsidRPr="009D346C">
        <w:rPr>
          <w:rFonts w:ascii="Times New Roman" w:hAnsi="Times New Roman" w:cs="Times New Roman"/>
          <w:sz w:val="22"/>
          <w:szCs w:val="22"/>
        </w:rPr>
        <w:t>APA Division 10 Early Career Research Micro-Grant</w:t>
      </w:r>
      <w:r w:rsidRPr="009D346C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Pr="009D346C">
        <w:rPr>
          <w:rFonts w:ascii="Times New Roman" w:hAnsi="Times New Roman" w:cs="Times New Roman"/>
          <w:sz w:val="22"/>
          <w:szCs w:val="22"/>
        </w:rPr>
        <w:t xml:space="preserve">(Shen, Y., </w:t>
      </w:r>
      <w:r w:rsidR="002944BE" w:rsidRPr="00310A4E">
        <w:rPr>
          <w:rFonts w:ascii="Times New Roman" w:hAnsi="Times New Roman" w:cs="Times New Roman"/>
          <w:b/>
          <w:bCs/>
          <w:color w:val="4472C4" w:themeColor="accent1"/>
          <w:sz w:val="22"/>
          <w:szCs w:val="22"/>
        </w:rPr>
        <w:t>Wang, X.</w:t>
      </w:r>
      <w:r w:rsidR="002944BE">
        <w:rPr>
          <w:rFonts w:ascii="Times New Roman" w:hAnsi="Times New Roman" w:cs="Times New Roman"/>
          <w:color w:val="4472C4" w:themeColor="accent1"/>
          <w:sz w:val="22"/>
          <w:szCs w:val="22"/>
        </w:rPr>
        <w:t xml:space="preserve"> </w:t>
      </w:r>
      <w:r w:rsidR="002944BE" w:rsidRPr="00E028AD">
        <w:rPr>
          <w:rFonts w:ascii="Times New Roman" w:hAnsi="Times New Roman" w:cs="Times New Roman"/>
          <w:color w:val="000000" w:themeColor="text1"/>
          <w:sz w:val="22"/>
          <w:szCs w:val="22"/>
        </w:rPr>
        <w:t>&amp;</w:t>
      </w:r>
      <w:r w:rsidR="002944BE">
        <w:rPr>
          <w:rFonts w:ascii="Times New Roman" w:hAnsi="Times New Roman" w:cs="Times New Roman"/>
          <w:color w:val="4472C4" w:themeColor="accent1"/>
          <w:sz w:val="22"/>
          <w:szCs w:val="22"/>
        </w:rPr>
        <w:t xml:space="preserve"> </w:t>
      </w:r>
      <w:r w:rsidRPr="009D346C">
        <w:rPr>
          <w:rFonts w:ascii="Times New Roman" w:hAnsi="Times New Roman" w:cs="Times New Roman"/>
          <w:sz w:val="22"/>
          <w:szCs w:val="22"/>
        </w:rPr>
        <w:t>Acar, S.</w:t>
      </w:r>
      <w:r w:rsidRPr="009D346C">
        <w:rPr>
          <w:rFonts w:ascii="Times New Roman" w:hAnsi="Times New Roman" w:cs="Times New Roman"/>
          <w:color w:val="000000" w:themeColor="text1"/>
          <w:sz w:val="22"/>
          <w:szCs w:val="22"/>
        </w:rPr>
        <w:t>)</w:t>
      </w:r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r>
        <w:rPr>
          <w:rFonts w:ascii="-webkit-standard" w:hAnsi="-webkit-standard" w:hint="eastAsia"/>
          <w:color w:val="000000"/>
          <w:sz w:val="27"/>
          <w:szCs w:val="27"/>
        </w:rPr>
        <w:tab/>
      </w:r>
      <w:r w:rsidRPr="009D346C">
        <w:rPr>
          <w:rFonts w:ascii="Times New Roman" w:hAnsi="Times New Roman" w:cs="Times New Roman"/>
          <w:color w:val="000000"/>
          <w:sz w:val="22"/>
          <w:szCs w:val="22"/>
        </w:rPr>
        <w:t>2025-2026</w:t>
      </w:r>
    </w:p>
    <w:p w14:paraId="3E917C9F" w14:textId="6B7060A2" w:rsidR="006F21D8" w:rsidRPr="00041C68" w:rsidRDefault="006F21D8" w:rsidP="006F21D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EA5257">
        <w:rPr>
          <w:rFonts w:ascii="Times New Roman" w:hAnsi="Times New Roman" w:cs="Times New Roman"/>
          <w:sz w:val="22"/>
          <w:szCs w:val="22"/>
        </w:rPr>
        <w:t>Administration, Leadership, &amp; Technology</w:t>
      </w:r>
      <w:r>
        <w:rPr>
          <w:rFonts w:ascii="Times New Roman" w:hAnsi="Times New Roman" w:cs="Times New Roman"/>
          <w:sz w:val="22"/>
          <w:szCs w:val="22"/>
        </w:rPr>
        <w:t xml:space="preserve"> Scholarship</w:t>
      </w:r>
      <w:r w:rsidR="008D6FFF">
        <w:rPr>
          <w:rFonts w:ascii="Times New Roman" w:hAnsi="Times New Roman" w:cs="Times New Roman"/>
          <w:sz w:val="22"/>
          <w:szCs w:val="22"/>
        </w:rPr>
        <w:t>, New York University</w:t>
      </w:r>
      <w:r w:rsidRPr="00041C68">
        <w:rPr>
          <w:rFonts w:ascii="Times New Roman" w:hAnsi="Times New Roman" w:cs="Times New Roman"/>
          <w:sz w:val="22"/>
          <w:szCs w:val="22"/>
        </w:rPr>
        <w:tab/>
        <w:t>202</w:t>
      </w:r>
      <w:r>
        <w:rPr>
          <w:rFonts w:ascii="Times New Roman" w:hAnsi="Times New Roman" w:cs="Times New Roman"/>
          <w:sz w:val="22"/>
          <w:szCs w:val="22"/>
        </w:rPr>
        <w:t>4</w:t>
      </w:r>
      <w:r w:rsidR="00093E72">
        <w:rPr>
          <w:rFonts w:ascii="Times New Roman" w:hAnsi="Times New Roman" w:cs="Times New Roman"/>
          <w:sz w:val="22"/>
          <w:szCs w:val="22"/>
        </w:rPr>
        <w:t xml:space="preserve"> </w:t>
      </w:r>
      <w:bookmarkStart w:id="5" w:name="OLE_LINK2"/>
      <w:r>
        <w:rPr>
          <w:rFonts w:ascii="Times New Roman" w:hAnsi="Times New Roman" w:cs="Times New Roman"/>
          <w:sz w:val="22"/>
          <w:szCs w:val="22"/>
        </w:rPr>
        <w:sym w:font="Symbol" w:char="F02D"/>
      </w:r>
      <w:bookmarkEnd w:id="5"/>
      <w:r>
        <w:rPr>
          <w:rFonts w:ascii="Times New Roman" w:hAnsi="Times New Roman" w:cs="Times New Roman"/>
          <w:sz w:val="22"/>
          <w:szCs w:val="22"/>
        </w:rPr>
        <w:t xml:space="preserve"> 2026</w:t>
      </w:r>
    </w:p>
    <w:p w14:paraId="7EA8E9AD" w14:textId="0F1C3DB3" w:rsidR="006F21D8" w:rsidRDefault="00827935" w:rsidP="00827935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Undergraduate Student Teaching Fellowship</w:t>
      </w:r>
      <w:r w:rsidR="008D6FFF">
        <w:rPr>
          <w:rFonts w:ascii="Times New Roman" w:hAnsi="Times New Roman" w:cs="Times New Roman"/>
          <w:sz w:val="22"/>
          <w:szCs w:val="22"/>
        </w:rPr>
        <w:t xml:space="preserve">, </w:t>
      </w:r>
      <w:bookmarkStart w:id="6" w:name="OLE_LINK3"/>
      <w:r w:rsidR="00833862">
        <w:rPr>
          <w:rFonts w:ascii="Times New Roman" w:hAnsi="Times New Roman" w:cs="Times New Roman"/>
          <w:sz w:val="22"/>
          <w:szCs w:val="22"/>
        </w:rPr>
        <w:t>Chinese University of Hong Kon</w:t>
      </w:r>
      <w:bookmarkEnd w:id="6"/>
      <w:r w:rsidR="00833862">
        <w:rPr>
          <w:rFonts w:ascii="Times New Roman" w:hAnsi="Times New Roman" w:cs="Times New Roman"/>
          <w:sz w:val="22"/>
          <w:szCs w:val="22"/>
        </w:rPr>
        <w:t xml:space="preserve">g </w:t>
      </w:r>
      <w:r>
        <w:rPr>
          <w:rFonts w:ascii="Times New Roman" w:hAnsi="Times New Roman" w:cs="Times New Roman"/>
          <w:sz w:val="22"/>
          <w:szCs w:val="22"/>
        </w:rPr>
        <w:tab/>
        <w:t>2023</w:t>
      </w:r>
      <w:r w:rsidR="001F41E6">
        <w:rPr>
          <w:rFonts w:ascii="Times New Roman" w:hAnsi="Times New Roman" w:cs="Times New Roman"/>
          <w:sz w:val="22"/>
          <w:szCs w:val="22"/>
        </w:rPr>
        <w:t xml:space="preserve"> </w:t>
      </w:r>
      <w:r w:rsidR="00093E72">
        <w:rPr>
          <w:rFonts w:ascii="Times New Roman" w:hAnsi="Times New Roman" w:cs="Times New Roman"/>
          <w:sz w:val="22"/>
          <w:szCs w:val="22"/>
        </w:rPr>
        <w:sym w:font="Symbol" w:char="F02D"/>
      </w:r>
      <w:r w:rsidR="001F41E6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2024</w:t>
      </w:r>
    </w:p>
    <w:p w14:paraId="53B29DD5" w14:textId="4CC34971" w:rsidR="00E05B95" w:rsidRDefault="007F311E" w:rsidP="00827935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proofErr w:type="spellStart"/>
      <w:r w:rsidRPr="007F311E">
        <w:rPr>
          <w:rFonts w:ascii="Times New Roman" w:hAnsi="Times New Roman" w:cs="Times New Roman"/>
          <w:sz w:val="22"/>
          <w:szCs w:val="22"/>
        </w:rPr>
        <w:t>Diligentia</w:t>
      </w:r>
      <w:proofErr w:type="spellEnd"/>
      <w:r w:rsidRPr="007F311E">
        <w:rPr>
          <w:rFonts w:ascii="Times New Roman" w:hAnsi="Times New Roman" w:cs="Times New Roman"/>
          <w:sz w:val="22"/>
          <w:szCs w:val="22"/>
        </w:rPr>
        <w:t xml:space="preserve"> Whetstone</w:t>
      </w:r>
      <w:r>
        <w:rPr>
          <w:rFonts w:ascii="Times New Roman" w:hAnsi="Times New Roman" w:cs="Times New Roman" w:hint="eastAsia"/>
          <w:sz w:val="22"/>
          <w:szCs w:val="22"/>
        </w:rPr>
        <w:t xml:space="preserve"> A</w:t>
      </w:r>
      <w:r>
        <w:rPr>
          <w:rFonts w:ascii="Times New Roman" w:hAnsi="Times New Roman" w:cs="Times New Roman"/>
          <w:sz w:val="22"/>
          <w:szCs w:val="22"/>
        </w:rPr>
        <w:t xml:space="preserve">ward, </w:t>
      </w:r>
      <w:proofErr w:type="spellStart"/>
      <w:r w:rsidR="006561DC">
        <w:rPr>
          <w:rFonts w:ascii="Times New Roman" w:hAnsi="Times New Roman" w:cs="Times New Roman"/>
          <w:sz w:val="22"/>
          <w:szCs w:val="22"/>
        </w:rPr>
        <w:t>Dligigentia</w:t>
      </w:r>
      <w:proofErr w:type="spellEnd"/>
      <w:r w:rsidR="006561DC">
        <w:rPr>
          <w:rFonts w:ascii="Times New Roman" w:hAnsi="Times New Roman" w:cs="Times New Roman"/>
          <w:sz w:val="22"/>
          <w:szCs w:val="22"/>
        </w:rPr>
        <w:t xml:space="preserve"> College, </w:t>
      </w:r>
      <w:r>
        <w:rPr>
          <w:rFonts w:ascii="Times New Roman" w:hAnsi="Times New Roman" w:cs="Times New Roman"/>
          <w:sz w:val="22"/>
          <w:szCs w:val="22"/>
        </w:rPr>
        <w:t>Chinese University of Hong Kong</w:t>
      </w:r>
      <w:r>
        <w:rPr>
          <w:rFonts w:ascii="Times New Roman" w:hAnsi="Times New Roman" w:cs="Times New Roman"/>
          <w:sz w:val="22"/>
          <w:szCs w:val="22"/>
        </w:rPr>
        <w:tab/>
        <w:t>2023</w:t>
      </w:r>
    </w:p>
    <w:p w14:paraId="1DF2A45E" w14:textId="47CCC80F" w:rsidR="00827935" w:rsidRDefault="008831CB" w:rsidP="008831CB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Undergraduate Research Award</w:t>
      </w:r>
      <w:r w:rsidR="008D6FFF">
        <w:rPr>
          <w:rFonts w:ascii="Times New Roman" w:hAnsi="Times New Roman" w:cs="Times New Roman"/>
          <w:sz w:val="22"/>
          <w:szCs w:val="22"/>
        </w:rPr>
        <w:t xml:space="preserve">, </w:t>
      </w:r>
      <w:r w:rsidR="00F6619E">
        <w:rPr>
          <w:rFonts w:ascii="Times New Roman" w:hAnsi="Times New Roman" w:cs="Times New Roman"/>
          <w:sz w:val="22"/>
          <w:szCs w:val="22"/>
        </w:rPr>
        <w:t>Chinese University of Hong Kong</w:t>
      </w:r>
      <w:r>
        <w:rPr>
          <w:rFonts w:ascii="Times New Roman" w:hAnsi="Times New Roman" w:cs="Times New Roman"/>
          <w:sz w:val="22"/>
          <w:szCs w:val="22"/>
        </w:rPr>
        <w:tab/>
        <w:t>2022</w:t>
      </w:r>
      <w:r w:rsidR="001F41E6">
        <w:rPr>
          <w:rFonts w:ascii="Times New Roman" w:hAnsi="Times New Roman" w:cs="Times New Roman"/>
          <w:sz w:val="22"/>
          <w:szCs w:val="22"/>
        </w:rPr>
        <w:t xml:space="preserve"> </w:t>
      </w:r>
      <w:r w:rsidR="00093E72">
        <w:rPr>
          <w:rFonts w:ascii="Times New Roman" w:hAnsi="Times New Roman" w:cs="Times New Roman"/>
          <w:sz w:val="22"/>
          <w:szCs w:val="22"/>
        </w:rPr>
        <w:sym w:font="Symbol" w:char="F02D"/>
      </w:r>
      <w:r w:rsidR="001F41E6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2024</w:t>
      </w:r>
    </w:p>
    <w:p w14:paraId="311C8EBA" w14:textId="77777777" w:rsidR="00BE044D" w:rsidRPr="00041C68" w:rsidRDefault="00BE044D" w:rsidP="008831CB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</w:p>
    <w:p w14:paraId="7F8DDC72" w14:textId="77777777" w:rsidR="00A806C7" w:rsidRDefault="00A806C7" w:rsidP="00A806C7">
      <w:pPr>
        <w:pBdr>
          <w:bottom w:val="single" w:sz="4" w:space="0" w:color="auto"/>
        </w:pBdr>
        <w:spacing w:line="260" w:lineRule="exact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4"/>
        </w:rPr>
        <w:t>DIPLOMA &amp; CERTIFICATES</w:t>
      </w:r>
    </w:p>
    <w:p w14:paraId="492B1D4B" w14:textId="42FBF12E" w:rsidR="00C402C0" w:rsidRDefault="00C402C0" w:rsidP="009F2C36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International B</w:t>
      </w:r>
      <w:r w:rsidRPr="00C402C0">
        <w:rPr>
          <w:rFonts w:ascii="Times New Roman" w:hAnsi="Times New Roman" w:cs="Times New Roman"/>
          <w:sz w:val="22"/>
          <w:szCs w:val="22"/>
        </w:rPr>
        <w:t xml:space="preserve">accalaureate </w:t>
      </w:r>
      <w:r>
        <w:rPr>
          <w:rFonts w:ascii="Times New Roman" w:hAnsi="Times New Roman" w:cs="Times New Roman"/>
          <w:sz w:val="22"/>
          <w:szCs w:val="22"/>
        </w:rPr>
        <w:t>D</w:t>
      </w:r>
      <w:r w:rsidRPr="00C402C0">
        <w:rPr>
          <w:rFonts w:ascii="Times New Roman" w:hAnsi="Times New Roman" w:cs="Times New Roman"/>
          <w:sz w:val="22"/>
          <w:szCs w:val="22"/>
        </w:rPr>
        <w:t>iploma</w:t>
      </w:r>
      <w:r w:rsidR="0085733D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="009F2C36">
        <w:rPr>
          <w:rFonts w:ascii="Times New Roman" w:hAnsi="Times New Roman" w:cs="Times New Roman"/>
          <w:sz w:val="22"/>
          <w:szCs w:val="22"/>
        </w:rPr>
        <w:tab/>
        <w:t>2019</w:t>
      </w:r>
    </w:p>
    <w:p w14:paraId="004F0212" w14:textId="3AAE3B70" w:rsidR="00A806C7" w:rsidRDefault="00A806C7" w:rsidP="00A806C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IBDP </w:t>
      </w:r>
      <w:r w:rsidRPr="003E190E">
        <w:rPr>
          <w:rFonts w:ascii="Times New Roman" w:hAnsi="Times New Roman" w:cs="Times New Roman"/>
          <w:sz w:val="22"/>
          <w:szCs w:val="22"/>
        </w:rPr>
        <w:t>Teaching and Learning in a Global Context</w:t>
      </w:r>
      <w:r>
        <w:rPr>
          <w:rFonts w:ascii="Times New Roman" w:hAnsi="Times New Roman" w:cs="Times New Roman"/>
          <w:sz w:val="22"/>
          <w:szCs w:val="22"/>
        </w:rPr>
        <w:t>,</w:t>
      </w:r>
      <w:r w:rsidRPr="003E190E">
        <w:rPr>
          <w:rFonts w:ascii="Times New Roman" w:hAnsi="Times New Roman" w:cs="Times New Roman"/>
          <w:sz w:val="22"/>
          <w:szCs w:val="22"/>
        </w:rPr>
        <w:t xml:space="preserve"> DePaul University</w:t>
      </w:r>
      <w:r>
        <w:rPr>
          <w:rFonts w:ascii="Times New Roman" w:hAnsi="Times New Roman" w:cs="Times New Roman"/>
          <w:sz w:val="22"/>
          <w:szCs w:val="22"/>
        </w:rPr>
        <w:tab/>
        <w:t>2024</w:t>
      </w:r>
    </w:p>
    <w:p w14:paraId="3245F1CD" w14:textId="43E617DD" w:rsidR="00C86FDE" w:rsidRDefault="00A806C7" w:rsidP="00A806C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Teaching English to Speakers of Other Languages, The American TESOL Institute</w:t>
      </w:r>
      <w:r>
        <w:rPr>
          <w:rFonts w:ascii="Times New Roman" w:hAnsi="Times New Roman" w:cs="Times New Roman"/>
          <w:sz w:val="22"/>
          <w:szCs w:val="22"/>
        </w:rPr>
        <w:tab/>
        <w:t>2024</w:t>
      </w:r>
    </w:p>
    <w:p w14:paraId="1674D0CD" w14:textId="77777777" w:rsidR="00BE044D" w:rsidRDefault="00BE044D" w:rsidP="00A806C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</w:p>
    <w:p w14:paraId="4899D325" w14:textId="77777777" w:rsidR="00A806C7" w:rsidRPr="00700A0B" w:rsidRDefault="00A806C7" w:rsidP="00A806C7">
      <w:pPr>
        <w:pBdr>
          <w:bottom w:val="single" w:sz="4" w:space="0" w:color="auto"/>
        </w:pBdr>
        <w:spacing w:line="260" w:lineRule="exact"/>
        <w:jc w:val="center"/>
        <w:rPr>
          <w:rFonts w:ascii="Times New Roman" w:hAnsi="Times New Roman" w:cs="Times New Roman"/>
          <w:b/>
          <w:bCs/>
          <w:caps/>
          <w:sz w:val="24"/>
        </w:rPr>
      </w:pPr>
      <w:r>
        <w:rPr>
          <w:rFonts w:ascii="Times New Roman" w:hAnsi="Times New Roman" w:cs="Times New Roman" w:hint="eastAsia"/>
          <w:b/>
          <w:bCs/>
          <w:caps/>
          <w:sz w:val="24"/>
        </w:rPr>
        <w:t>Language &amp; Technical Skills</w:t>
      </w:r>
    </w:p>
    <w:p w14:paraId="50460D2E" w14:textId="77777777" w:rsidR="00A806C7" w:rsidRDefault="00A806C7" w:rsidP="00A806C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b/>
          <w:bCs/>
          <w:sz w:val="22"/>
          <w:szCs w:val="22"/>
        </w:rPr>
        <w:t>Languages:</w:t>
      </w:r>
      <w:r>
        <w:rPr>
          <w:rFonts w:ascii="Times New Roman" w:hAnsi="Times New Roman" w:cs="Times New Roman" w:hint="eastAsia"/>
          <w:sz w:val="22"/>
          <w:szCs w:val="22"/>
        </w:rPr>
        <w:t xml:space="preserve"> Mandarin (native), English (near native), French (intermediate)</w:t>
      </w:r>
      <w:r>
        <w:rPr>
          <w:rFonts w:ascii="Times New Roman" w:hAnsi="Times New Roman" w:cs="Times New Roman"/>
          <w:sz w:val="22"/>
          <w:szCs w:val="22"/>
        </w:rPr>
        <w:t>, Hebrew (conversational)</w:t>
      </w:r>
    </w:p>
    <w:p w14:paraId="2A747647" w14:textId="77777777" w:rsidR="00A806C7" w:rsidRDefault="00A806C7" w:rsidP="00A806C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793478"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Programming: </w:t>
      </w:r>
      <w:r w:rsidRPr="00793478">
        <w:rPr>
          <w:rFonts w:ascii="Times New Roman" w:hAnsi="Times New Roman" w:cs="Times New Roman" w:hint="eastAsia"/>
          <w:sz w:val="22"/>
          <w:szCs w:val="22"/>
        </w:rPr>
        <w:t>HTML, JavaScript, Python,</w:t>
      </w:r>
      <w:r w:rsidRPr="00793478">
        <w:rPr>
          <w:rFonts w:ascii="Times New Roman" w:hAnsi="Times New Roman" w:cs="Times New Roman"/>
          <w:sz w:val="22"/>
          <w:szCs w:val="22"/>
        </w:rPr>
        <w:t xml:space="preserve"> </w:t>
      </w:r>
      <w:r w:rsidRPr="00793478">
        <w:rPr>
          <w:rFonts w:ascii="Times New Roman" w:hAnsi="Times New Roman" w:cs="Times New Roman" w:hint="eastAsia"/>
          <w:sz w:val="22"/>
          <w:szCs w:val="22"/>
        </w:rPr>
        <w:t xml:space="preserve">C++, </w:t>
      </w:r>
      <w:r>
        <w:rPr>
          <w:rFonts w:ascii="Times New Roman" w:hAnsi="Times New Roman" w:cs="Times New Roman"/>
          <w:sz w:val="22"/>
          <w:szCs w:val="22"/>
        </w:rPr>
        <w:t xml:space="preserve">C#, Swift, </w:t>
      </w:r>
      <w:r w:rsidRPr="00793478">
        <w:rPr>
          <w:rFonts w:ascii="Times New Roman" w:hAnsi="Times New Roman" w:cs="Times New Roman" w:hint="eastAsia"/>
          <w:sz w:val="22"/>
          <w:szCs w:val="22"/>
        </w:rPr>
        <w:t>Dart, Rust, Bash, Ruby, Kotlin, JAVA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793478">
        <w:rPr>
          <w:rFonts w:ascii="Times New Roman" w:hAnsi="Times New Roman" w:cs="Times New Roman" w:hint="eastAsia"/>
          <w:sz w:val="22"/>
          <w:szCs w:val="22"/>
        </w:rPr>
        <w:t>TypeScript</w:t>
      </w:r>
      <w:r>
        <w:rPr>
          <w:rFonts w:ascii="Times New Roman" w:hAnsi="Times New Roman" w:cs="Times New Roman"/>
          <w:sz w:val="22"/>
          <w:szCs w:val="22"/>
        </w:rPr>
        <w:t xml:space="preserve">, SQL, </w:t>
      </w:r>
      <w:proofErr w:type="spellStart"/>
      <w:r>
        <w:rPr>
          <w:rFonts w:ascii="Times New Roman" w:hAnsi="Times New Roman" w:cs="Times New Roman"/>
          <w:sz w:val="22"/>
          <w:szCs w:val="22"/>
        </w:rPr>
        <w:t>PyTorch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TensorFlow, AWS, Azure, </w:t>
      </w:r>
      <w:r w:rsidRPr="00A63398">
        <w:rPr>
          <w:rFonts w:ascii="Times New Roman" w:hAnsi="Times New Roman" w:cs="Times New Roman"/>
          <w:sz w:val="22"/>
          <w:szCs w:val="22"/>
        </w:rPr>
        <w:t>OpenMP, OpenCL, MP</w:t>
      </w:r>
      <w:r>
        <w:rPr>
          <w:rFonts w:ascii="Times New Roman" w:hAnsi="Times New Roman" w:cs="Times New Roman"/>
          <w:sz w:val="22"/>
          <w:szCs w:val="22"/>
        </w:rPr>
        <w:t>I, K8S, CUDA</w:t>
      </w:r>
    </w:p>
    <w:p w14:paraId="3A9AB403" w14:textId="21DCCA37" w:rsidR="002C55CB" w:rsidRDefault="00A806C7" w:rsidP="006333A9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7831F0">
        <w:rPr>
          <w:rFonts w:ascii="Times New Roman" w:hAnsi="Times New Roman" w:cs="Times New Roman"/>
          <w:b/>
          <w:bCs/>
          <w:sz w:val="22"/>
          <w:szCs w:val="22"/>
        </w:rPr>
        <w:t xml:space="preserve">Technical Skills: </w:t>
      </w:r>
      <w:r w:rsidRPr="007831F0">
        <w:rPr>
          <w:rFonts w:ascii="Times New Roman" w:hAnsi="Times New Roman" w:cs="Times New Roman"/>
          <w:sz w:val="22"/>
          <w:szCs w:val="22"/>
        </w:rPr>
        <w:t>Advanced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MS Word/Excel/PowerPoint, Adobe Acrobat/Illustrator/PS/PR/InDesign, Google Sites/SEO, Blender (3D modeling), Unity, </w:t>
      </w:r>
      <w:proofErr w:type="spellStart"/>
      <w:r>
        <w:rPr>
          <w:rFonts w:ascii="Times New Roman" w:hAnsi="Times New Roman" w:cs="Times New Roman"/>
          <w:sz w:val="22"/>
          <w:szCs w:val="22"/>
        </w:rPr>
        <w:t>FinalCutPro</w:t>
      </w:r>
      <w:proofErr w:type="spellEnd"/>
      <w:r>
        <w:rPr>
          <w:rFonts w:ascii="Times New Roman" w:hAnsi="Times New Roman" w:cs="Times New Roman"/>
          <w:sz w:val="22"/>
          <w:szCs w:val="22"/>
        </w:rPr>
        <w:t>, WordPress, Canva, QuickBooks</w:t>
      </w:r>
    </w:p>
    <w:sectPr w:rsidR="002C55CB" w:rsidSect="006037D2">
      <w:footerReference w:type="even" r:id="rId8"/>
      <w:footerReference w:type="default" r:id="rId9"/>
      <w:headerReference w:type="first" r:id="rId10"/>
      <w:pgSz w:w="11906" w:h="16838"/>
      <w:pgMar w:top="1440" w:right="1440" w:bottom="1440" w:left="1440" w:header="288" w:footer="288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7223F" w14:textId="77777777" w:rsidR="00FC5E6B" w:rsidRDefault="00FC5E6B">
      <w:r>
        <w:separator/>
      </w:r>
    </w:p>
  </w:endnote>
  <w:endnote w:type="continuationSeparator" w:id="0">
    <w:p w14:paraId="7AAFDEC2" w14:textId="77777777" w:rsidR="00FC5E6B" w:rsidRDefault="00FC5E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31609430"/>
      <w:docPartObj>
        <w:docPartGallery w:val="AutoText"/>
      </w:docPartObj>
    </w:sdtPr>
    <w:sdtEndPr>
      <w:rPr>
        <w:rStyle w:val="PageNumber"/>
      </w:rPr>
    </w:sdtEndPr>
    <w:sdtContent>
      <w:p w14:paraId="601727DE" w14:textId="77777777" w:rsidR="006468B2" w:rsidRDefault="00F256D8">
        <w:pPr>
          <w:pStyle w:val="Footer"/>
          <w:framePr w:wrap="auto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3616249" w14:textId="77777777" w:rsidR="006468B2" w:rsidRDefault="006468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78412709"/>
      <w:docPartObj>
        <w:docPartGallery w:val="AutoText"/>
      </w:docPartObj>
    </w:sdtPr>
    <w:sdtEndPr>
      <w:rPr>
        <w:rStyle w:val="PageNumber"/>
      </w:rPr>
    </w:sdtEndPr>
    <w:sdtContent>
      <w:p w14:paraId="1AC672E8" w14:textId="77777777" w:rsidR="006468B2" w:rsidRDefault="00F256D8">
        <w:pPr>
          <w:pStyle w:val="Footer"/>
          <w:framePr w:wrap="auto" w:vAnchor="text" w:hAnchor="margin" w:xAlign="center" w:y="1"/>
          <w:rPr>
            <w:rStyle w:val="PageNumber"/>
          </w:rPr>
        </w:pPr>
        <w:r>
          <w:rPr>
            <w:rStyle w:val="PageNumber"/>
          </w:rPr>
          <w:t xml:space="preserve">Wang, Page </w:t>
        </w: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1</w:t>
        </w:r>
        <w:r>
          <w:rPr>
            <w:rStyle w:val="PageNumber"/>
          </w:rPr>
          <w:fldChar w:fldCharType="end"/>
        </w:r>
      </w:p>
    </w:sdtContent>
  </w:sdt>
  <w:p w14:paraId="4A32E61A" w14:textId="77777777" w:rsidR="006468B2" w:rsidRDefault="006468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3E546" w14:textId="77777777" w:rsidR="00FC5E6B" w:rsidRDefault="00FC5E6B">
      <w:r>
        <w:separator/>
      </w:r>
    </w:p>
  </w:footnote>
  <w:footnote w:type="continuationSeparator" w:id="0">
    <w:p w14:paraId="7EEF0C44" w14:textId="77777777" w:rsidR="00FC5E6B" w:rsidRDefault="00FC5E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623FA" w14:textId="42026FE7" w:rsidR="009E13FC" w:rsidRDefault="008F0AC9" w:rsidP="009E13FC">
    <w:pPr>
      <w:jc w:val="center"/>
      <w:rPr>
        <w:rFonts w:ascii="Times New Roman" w:hAnsi="Times New Roman" w:cs="Times New Roman"/>
        <w:b/>
        <w:bCs/>
        <w:sz w:val="40"/>
        <w:szCs w:val="48"/>
      </w:rPr>
    </w:pPr>
    <w:r>
      <w:rPr>
        <w:rFonts w:ascii="Times New Roman" w:hAnsi="Times New Roman" w:cs="Times New Roman"/>
        <w:b/>
        <w:bCs/>
        <w:sz w:val="40"/>
        <w:szCs w:val="48"/>
      </w:rPr>
      <w:t>George X</w:t>
    </w:r>
    <w:r w:rsidR="006F138A">
      <w:rPr>
        <w:rFonts w:ascii="Times New Roman" w:hAnsi="Times New Roman" w:cs="Times New Roman"/>
        <w:b/>
        <w:bCs/>
        <w:sz w:val="40"/>
        <w:szCs w:val="48"/>
      </w:rPr>
      <w:t>.</w:t>
    </w:r>
    <w:r w:rsidR="009E13FC">
      <w:rPr>
        <w:rFonts w:ascii="Times New Roman" w:hAnsi="Times New Roman" w:cs="Times New Roman"/>
        <w:b/>
        <w:bCs/>
        <w:sz w:val="40"/>
        <w:szCs w:val="48"/>
      </w:rPr>
      <w:t xml:space="preserve"> Wang </w:t>
    </w:r>
  </w:p>
  <w:p w14:paraId="77DEFB11" w14:textId="15A9D218" w:rsidR="009E13FC" w:rsidRDefault="00DA49DE" w:rsidP="009E13FC">
    <w:pPr>
      <w:tabs>
        <w:tab w:val="right" w:pos="9026"/>
      </w:tabs>
      <w:jc w:val="left"/>
      <w:rPr>
        <w:rFonts w:ascii="Times New Roman" w:hAnsi="Times New Roman" w:cs="Times New Roman"/>
        <w:sz w:val="22"/>
        <w:szCs w:val="22"/>
      </w:rPr>
    </w:pPr>
    <w:r>
      <w:rPr>
        <w:rFonts w:ascii="Times New Roman" w:hAnsi="Times New Roman" w:cs="Times New Roman"/>
        <w:sz w:val="22"/>
        <w:szCs w:val="22"/>
      </w:rPr>
      <w:t>370 Jay Street</w:t>
    </w:r>
    <w:r w:rsidR="009E13FC">
      <w:rPr>
        <w:rFonts w:ascii="Times New Roman" w:hAnsi="Times New Roman" w:cs="Times New Roman"/>
        <w:sz w:val="22"/>
        <w:szCs w:val="22"/>
      </w:rPr>
      <w:tab/>
      <w:t>Phone: +(1) 9282258995</w:t>
    </w:r>
  </w:p>
  <w:p w14:paraId="4052C5CB" w14:textId="722D01BB" w:rsidR="009E13FC" w:rsidRDefault="009E13FC" w:rsidP="002040B5">
    <w:pPr>
      <w:tabs>
        <w:tab w:val="right" w:pos="9026"/>
      </w:tabs>
      <w:jc w:val="left"/>
      <w:rPr>
        <w:rFonts w:ascii="Times New Roman" w:hAnsi="Times New Roman" w:cs="Times New Roman"/>
        <w:sz w:val="22"/>
        <w:szCs w:val="22"/>
        <w:u w:val="single"/>
      </w:rPr>
    </w:pPr>
    <w:r>
      <w:rPr>
        <w:rFonts w:ascii="Times New Roman" w:hAnsi="Times New Roman" w:cs="Times New Roman"/>
        <w:sz w:val="22"/>
        <w:szCs w:val="22"/>
      </w:rPr>
      <w:t>New York</w:t>
    </w:r>
    <w:r w:rsidR="00834D67">
      <w:rPr>
        <w:rFonts w:ascii="Times New Roman" w:hAnsi="Times New Roman" w:cs="Times New Roman"/>
        <w:sz w:val="22"/>
        <w:szCs w:val="22"/>
      </w:rPr>
      <w:t xml:space="preserve">, </w:t>
    </w:r>
    <w:r w:rsidR="00DA49DE">
      <w:rPr>
        <w:rFonts w:ascii="Times New Roman" w:hAnsi="Times New Roman" w:cs="Times New Roman"/>
        <w:sz w:val="22"/>
        <w:szCs w:val="22"/>
      </w:rPr>
      <w:t>11201</w:t>
    </w:r>
    <w:r>
      <w:rPr>
        <w:rFonts w:ascii="Times New Roman" w:hAnsi="Times New Roman" w:cs="Times New Roman"/>
        <w:sz w:val="22"/>
        <w:szCs w:val="22"/>
      </w:rPr>
      <w:t xml:space="preserve">                                      </w:t>
    </w:r>
    <w:r w:rsidR="002040B5">
      <w:rPr>
        <w:rFonts w:ascii="Times New Roman" w:hAnsi="Times New Roman" w:cs="Times New Roman"/>
        <w:sz w:val="22"/>
        <w:szCs w:val="22"/>
      </w:rPr>
      <w:tab/>
      <w:t xml:space="preserve">E-mail: </w:t>
    </w:r>
    <w:hyperlink r:id="rId1" w:history="1">
      <w:r w:rsidR="002040B5">
        <w:rPr>
          <w:rStyle w:val="Hyperlink"/>
          <w:rFonts w:ascii="Times New Roman" w:hAnsi="Times New Roman" w:cs="Times New Roman"/>
          <w:sz w:val="22"/>
          <w:szCs w:val="22"/>
        </w:rPr>
        <w:t>georgewangxyz@gmail.com</w:t>
      </w:r>
    </w:hyperlink>
  </w:p>
  <w:p w14:paraId="34F8A21A" w14:textId="43BE5E9B" w:rsidR="009E13FC" w:rsidRDefault="00834D67" w:rsidP="009E13FC">
    <w:pPr>
      <w:tabs>
        <w:tab w:val="right" w:pos="9026"/>
      </w:tabs>
      <w:jc w:val="left"/>
      <w:rPr>
        <w:rStyle w:val="Hyperlink"/>
        <w:rFonts w:ascii="Times New Roman" w:hAnsi="Times New Roman" w:cs="Times New Roman"/>
        <w:sz w:val="22"/>
        <w:szCs w:val="22"/>
      </w:rPr>
    </w:pPr>
    <w:r>
      <w:rPr>
        <w:rFonts w:ascii="Times New Roman" w:hAnsi="Times New Roman" w:cs="Times New Roman"/>
        <w:sz w:val="22"/>
        <w:szCs w:val="22"/>
      </w:rPr>
      <w:t xml:space="preserve">LinkedIn: </w:t>
    </w:r>
    <w:hyperlink r:id="rId2" w:history="1">
      <w:r w:rsidR="002040B5">
        <w:rPr>
          <w:rStyle w:val="Hyperlink"/>
          <w:rFonts w:ascii="Times New Roman" w:hAnsi="Times New Roman" w:cs="Times New Roman"/>
          <w:sz w:val="22"/>
          <w:szCs w:val="22"/>
        </w:rPr>
        <w:t>www.linkedin.com/in/georgexwang</w:t>
      </w:r>
    </w:hyperlink>
    <w:r w:rsidR="009E13FC">
      <w:rPr>
        <w:rFonts w:ascii="Times New Roman" w:hAnsi="Times New Roman" w:cs="Times New Roman"/>
        <w:sz w:val="22"/>
        <w:szCs w:val="22"/>
      </w:rPr>
      <w:tab/>
    </w:r>
    <w:r>
      <w:rPr>
        <w:rFonts w:ascii="Times New Roman" w:hAnsi="Times New Roman" w:cs="Times New Roman"/>
        <w:sz w:val="22"/>
        <w:szCs w:val="22"/>
      </w:rPr>
      <w:t>E-portfolio</w:t>
    </w:r>
    <w:r w:rsidR="009E13FC">
      <w:rPr>
        <w:rFonts w:ascii="Times New Roman" w:hAnsi="Times New Roman" w:cs="Times New Roman"/>
        <w:sz w:val="22"/>
        <w:szCs w:val="22"/>
      </w:rPr>
      <w:t xml:space="preserve">: </w:t>
    </w:r>
    <w:hyperlink r:id="rId3" w:history="1">
      <w:r w:rsidRPr="006D72AB">
        <w:rPr>
          <w:rStyle w:val="Hyperlink"/>
          <w:rFonts w:ascii="Times New Roman" w:hAnsi="Times New Roman" w:cs="Times New Roman"/>
          <w:sz w:val="22"/>
          <w:szCs w:val="22"/>
        </w:rPr>
        <w:t>www.georgewx.com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A2F8D"/>
    <w:multiLevelType w:val="hybridMultilevel"/>
    <w:tmpl w:val="D1403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155478"/>
    <w:multiLevelType w:val="multilevel"/>
    <w:tmpl w:val="21155478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24263DA"/>
    <w:multiLevelType w:val="multilevel"/>
    <w:tmpl w:val="224263DA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BBA0215"/>
    <w:multiLevelType w:val="multilevel"/>
    <w:tmpl w:val="7467709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3B010F7"/>
    <w:multiLevelType w:val="hybridMultilevel"/>
    <w:tmpl w:val="258E0994"/>
    <w:lvl w:ilvl="0" w:tplc="04090001">
      <w:start w:val="1"/>
      <w:numFmt w:val="bullet"/>
      <w:lvlText w:val=""/>
      <w:lvlJc w:val="left"/>
      <w:pPr>
        <w:ind w:left="97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46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11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9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62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133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0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78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15508" w:hanging="360"/>
      </w:pPr>
      <w:rPr>
        <w:rFonts w:ascii="Wingdings" w:hAnsi="Wingdings" w:hint="default"/>
      </w:rPr>
    </w:lvl>
  </w:abstractNum>
  <w:abstractNum w:abstractNumId="5" w15:restartNumberingAfterBreak="0">
    <w:nsid w:val="74677098"/>
    <w:multiLevelType w:val="multilevel"/>
    <w:tmpl w:val="7467709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7D62393"/>
    <w:multiLevelType w:val="multilevel"/>
    <w:tmpl w:val="7467709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79A44841"/>
    <w:multiLevelType w:val="multilevel"/>
    <w:tmpl w:val="7467709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83604243">
    <w:abstractNumId w:val="5"/>
  </w:num>
  <w:num w:numId="2" w16cid:durableId="1298414408">
    <w:abstractNumId w:val="1"/>
  </w:num>
  <w:num w:numId="3" w16cid:durableId="1010983070">
    <w:abstractNumId w:val="2"/>
  </w:num>
  <w:num w:numId="4" w16cid:durableId="1098133333">
    <w:abstractNumId w:val="0"/>
  </w:num>
  <w:num w:numId="5" w16cid:durableId="447239259">
    <w:abstractNumId w:val="4"/>
  </w:num>
  <w:num w:numId="6" w16cid:durableId="586769846">
    <w:abstractNumId w:val="3"/>
  </w:num>
  <w:num w:numId="7" w16cid:durableId="97482399">
    <w:abstractNumId w:val="6"/>
  </w:num>
  <w:num w:numId="8" w16cid:durableId="869681910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12447">
    <w15:presenceInfo w15:providerId="AD" w15:userId="S::M12447@m365.show::b1e6087a-7e7d-4f96-86a0-64ea44292cf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GY5ZGQ5ZWQ1MmJhMGZkNmYwMjg3MjM4MGI4MGE3YjQifQ=="/>
  </w:docVars>
  <w:rsids>
    <w:rsidRoot w:val="008C6F8E"/>
    <w:rsid w:val="000007FE"/>
    <w:rsid w:val="000024B1"/>
    <w:rsid w:val="00002986"/>
    <w:rsid w:val="00002A9A"/>
    <w:rsid w:val="00003D3D"/>
    <w:rsid w:val="000047D8"/>
    <w:rsid w:val="0000544E"/>
    <w:rsid w:val="000059C3"/>
    <w:rsid w:val="00011A8A"/>
    <w:rsid w:val="000130EB"/>
    <w:rsid w:val="00013B50"/>
    <w:rsid w:val="000174D4"/>
    <w:rsid w:val="0002374D"/>
    <w:rsid w:val="000246D1"/>
    <w:rsid w:val="00031347"/>
    <w:rsid w:val="00031EB0"/>
    <w:rsid w:val="00031F5E"/>
    <w:rsid w:val="0003349F"/>
    <w:rsid w:val="00033A5E"/>
    <w:rsid w:val="0003599B"/>
    <w:rsid w:val="00035C36"/>
    <w:rsid w:val="00037265"/>
    <w:rsid w:val="00041C68"/>
    <w:rsid w:val="00044642"/>
    <w:rsid w:val="00047C44"/>
    <w:rsid w:val="000513EF"/>
    <w:rsid w:val="00052936"/>
    <w:rsid w:val="00054E27"/>
    <w:rsid w:val="0005576A"/>
    <w:rsid w:val="00060E4B"/>
    <w:rsid w:val="0006189B"/>
    <w:rsid w:val="000625FD"/>
    <w:rsid w:val="0006391C"/>
    <w:rsid w:val="000641ED"/>
    <w:rsid w:val="00070CFF"/>
    <w:rsid w:val="00073CE9"/>
    <w:rsid w:val="00074643"/>
    <w:rsid w:val="00075083"/>
    <w:rsid w:val="00075112"/>
    <w:rsid w:val="0007567F"/>
    <w:rsid w:val="00076031"/>
    <w:rsid w:val="00076501"/>
    <w:rsid w:val="00076D7E"/>
    <w:rsid w:val="00080664"/>
    <w:rsid w:val="000838BD"/>
    <w:rsid w:val="00083B87"/>
    <w:rsid w:val="00085AF0"/>
    <w:rsid w:val="000873C7"/>
    <w:rsid w:val="00090C3D"/>
    <w:rsid w:val="00092BD3"/>
    <w:rsid w:val="00093112"/>
    <w:rsid w:val="00093E72"/>
    <w:rsid w:val="0009553A"/>
    <w:rsid w:val="00096B31"/>
    <w:rsid w:val="000A32EE"/>
    <w:rsid w:val="000A3CA1"/>
    <w:rsid w:val="000A431D"/>
    <w:rsid w:val="000B413D"/>
    <w:rsid w:val="000B53AE"/>
    <w:rsid w:val="000B7B44"/>
    <w:rsid w:val="000C28DA"/>
    <w:rsid w:val="000C29FB"/>
    <w:rsid w:val="000C39C1"/>
    <w:rsid w:val="000C4230"/>
    <w:rsid w:val="000C548E"/>
    <w:rsid w:val="000C6A29"/>
    <w:rsid w:val="000D38FF"/>
    <w:rsid w:val="000D3A15"/>
    <w:rsid w:val="000D5331"/>
    <w:rsid w:val="000E0C4E"/>
    <w:rsid w:val="000E2623"/>
    <w:rsid w:val="000E6B64"/>
    <w:rsid w:val="000E759C"/>
    <w:rsid w:val="000F1EA2"/>
    <w:rsid w:val="000F2E29"/>
    <w:rsid w:val="000F4834"/>
    <w:rsid w:val="001014E7"/>
    <w:rsid w:val="00102803"/>
    <w:rsid w:val="00107AE3"/>
    <w:rsid w:val="00111134"/>
    <w:rsid w:val="00112570"/>
    <w:rsid w:val="00113FF3"/>
    <w:rsid w:val="00114419"/>
    <w:rsid w:val="001235C8"/>
    <w:rsid w:val="0012400D"/>
    <w:rsid w:val="00124E0D"/>
    <w:rsid w:val="001255F5"/>
    <w:rsid w:val="001256C3"/>
    <w:rsid w:val="00125BF0"/>
    <w:rsid w:val="00126A50"/>
    <w:rsid w:val="00131BBA"/>
    <w:rsid w:val="00136264"/>
    <w:rsid w:val="00136F11"/>
    <w:rsid w:val="00141003"/>
    <w:rsid w:val="00141673"/>
    <w:rsid w:val="00142EE4"/>
    <w:rsid w:val="001445B9"/>
    <w:rsid w:val="00145514"/>
    <w:rsid w:val="0015317C"/>
    <w:rsid w:val="00153749"/>
    <w:rsid w:val="00155FD8"/>
    <w:rsid w:val="0015624B"/>
    <w:rsid w:val="001562B0"/>
    <w:rsid w:val="001610A7"/>
    <w:rsid w:val="00163B4A"/>
    <w:rsid w:val="0017307C"/>
    <w:rsid w:val="001730E3"/>
    <w:rsid w:val="00173D87"/>
    <w:rsid w:val="00176EFC"/>
    <w:rsid w:val="001831D1"/>
    <w:rsid w:val="00183FF7"/>
    <w:rsid w:val="00185A5B"/>
    <w:rsid w:val="001900CB"/>
    <w:rsid w:val="00190985"/>
    <w:rsid w:val="00196AAE"/>
    <w:rsid w:val="00197DDE"/>
    <w:rsid w:val="001A3E54"/>
    <w:rsid w:val="001A48D1"/>
    <w:rsid w:val="001B1A76"/>
    <w:rsid w:val="001B5448"/>
    <w:rsid w:val="001B71BD"/>
    <w:rsid w:val="001C5560"/>
    <w:rsid w:val="001C6430"/>
    <w:rsid w:val="001C6919"/>
    <w:rsid w:val="001D012D"/>
    <w:rsid w:val="001D17DB"/>
    <w:rsid w:val="001D25ED"/>
    <w:rsid w:val="001D48C9"/>
    <w:rsid w:val="001E1BF6"/>
    <w:rsid w:val="001E1E87"/>
    <w:rsid w:val="001E24DD"/>
    <w:rsid w:val="001E2E33"/>
    <w:rsid w:val="001E3B6F"/>
    <w:rsid w:val="001E3E88"/>
    <w:rsid w:val="001E4E7B"/>
    <w:rsid w:val="001E54F4"/>
    <w:rsid w:val="001E5B32"/>
    <w:rsid w:val="001E6801"/>
    <w:rsid w:val="001F051F"/>
    <w:rsid w:val="001F305C"/>
    <w:rsid w:val="001F41E6"/>
    <w:rsid w:val="001F4DB4"/>
    <w:rsid w:val="001F5F83"/>
    <w:rsid w:val="001F633E"/>
    <w:rsid w:val="001F6BAD"/>
    <w:rsid w:val="001F709C"/>
    <w:rsid w:val="002000C4"/>
    <w:rsid w:val="002003CE"/>
    <w:rsid w:val="002034A3"/>
    <w:rsid w:val="002040B5"/>
    <w:rsid w:val="00206FD9"/>
    <w:rsid w:val="0020734F"/>
    <w:rsid w:val="002105B7"/>
    <w:rsid w:val="00211780"/>
    <w:rsid w:val="00212FB2"/>
    <w:rsid w:val="002139D0"/>
    <w:rsid w:val="00213F84"/>
    <w:rsid w:val="00222A1B"/>
    <w:rsid w:val="0022669C"/>
    <w:rsid w:val="0023015D"/>
    <w:rsid w:val="0023267C"/>
    <w:rsid w:val="00234560"/>
    <w:rsid w:val="0023480B"/>
    <w:rsid w:val="002356E3"/>
    <w:rsid w:val="00240227"/>
    <w:rsid w:val="00243ED7"/>
    <w:rsid w:val="00245EB3"/>
    <w:rsid w:val="00246A29"/>
    <w:rsid w:val="00257336"/>
    <w:rsid w:val="00257BA9"/>
    <w:rsid w:val="00265FB9"/>
    <w:rsid w:val="00266DDA"/>
    <w:rsid w:val="00270A17"/>
    <w:rsid w:val="002716C9"/>
    <w:rsid w:val="00271E79"/>
    <w:rsid w:val="00274EB2"/>
    <w:rsid w:val="00275A40"/>
    <w:rsid w:val="00276D4F"/>
    <w:rsid w:val="00281955"/>
    <w:rsid w:val="0028313C"/>
    <w:rsid w:val="00283247"/>
    <w:rsid w:val="00283D43"/>
    <w:rsid w:val="00286DCE"/>
    <w:rsid w:val="00290004"/>
    <w:rsid w:val="002911EC"/>
    <w:rsid w:val="00292079"/>
    <w:rsid w:val="0029288A"/>
    <w:rsid w:val="002944BE"/>
    <w:rsid w:val="00294546"/>
    <w:rsid w:val="00295F80"/>
    <w:rsid w:val="002A24A1"/>
    <w:rsid w:val="002A3884"/>
    <w:rsid w:val="002A5997"/>
    <w:rsid w:val="002B4B0F"/>
    <w:rsid w:val="002C1F30"/>
    <w:rsid w:val="002C55CB"/>
    <w:rsid w:val="002C5770"/>
    <w:rsid w:val="002C7AAD"/>
    <w:rsid w:val="002C7DC8"/>
    <w:rsid w:val="002D0894"/>
    <w:rsid w:val="002D36B5"/>
    <w:rsid w:val="002D41B0"/>
    <w:rsid w:val="002D6C12"/>
    <w:rsid w:val="002D7B19"/>
    <w:rsid w:val="002D7E2D"/>
    <w:rsid w:val="002E221A"/>
    <w:rsid w:val="002E311D"/>
    <w:rsid w:val="002E5EDE"/>
    <w:rsid w:val="002F0311"/>
    <w:rsid w:val="002F1BFC"/>
    <w:rsid w:val="002F39A5"/>
    <w:rsid w:val="002F4492"/>
    <w:rsid w:val="002F502C"/>
    <w:rsid w:val="002F7178"/>
    <w:rsid w:val="002F735B"/>
    <w:rsid w:val="003033D9"/>
    <w:rsid w:val="00306213"/>
    <w:rsid w:val="00307336"/>
    <w:rsid w:val="00307D9C"/>
    <w:rsid w:val="00310A4E"/>
    <w:rsid w:val="00320B43"/>
    <w:rsid w:val="003268D2"/>
    <w:rsid w:val="00326D22"/>
    <w:rsid w:val="00327FC5"/>
    <w:rsid w:val="00332B77"/>
    <w:rsid w:val="00332C85"/>
    <w:rsid w:val="003340F0"/>
    <w:rsid w:val="00334690"/>
    <w:rsid w:val="00336749"/>
    <w:rsid w:val="00344026"/>
    <w:rsid w:val="003445A6"/>
    <w:rsid w:val="0035205F"/>
    <w:rsid w:val="00352861"/>
    <w:rsid w:val="0035646C"/>
    <w:rsid w:val="003612A0"/>
    <w:rsid w:val="00370DDC"/>
    <w:rsid w:val="00372DC2"/>
    <w:rsid w:val="003737AA"/>
    <w:rsid w:val="00375E8D"/>
    <w:rsid w:val="003772F8"/>
    <w:rsid w:val="00381E50"/>
    <w:rsid w:val="00383A25"/>
    <w:rsid w:val="003850C0"/>
    <w:rsid w:val="003865A6"/>
    <w:rsid w:val="00387B6C"/>
    <w:rsid w:val="00391664"/>
    <w:rsid w:val="0039241E"/>
    <w:rsid w:val="003942FA"/>
    <w:rsid w:val="003945FD"/>
    <w:rsid w:val="0039512A"/>
    <w:rsid w:val="00395F95"/>
    <w:rsid w:val="00396DA2"/>
    <w:rsid w:val="00397D75"/>
    <w:rsid w:val="003A3BE1"/>
    <w:rsid w:val="003A4AEA"/>
    <w:rsid w:val="003A5B3E"/>
    <w:rsid w:val="003B3EC5"/>
    <w:rsid w:val="003B7A5B"/>
    <w:rsid w:val="003C364C"/>
    <w:rsid w:val="003D37AD"/>
    <w:rsid w:val="003D4E04"/>
    <w:rsid w:val="003D5917"/>
    <w:rsid w:val="003D5A41"/>
    <w:rsid w:val="003D72F6"/>
    <w:rsid w:val="003E0300"/>
    <w:rsid w:val="003E190E"/>
    <w:rsid w:val="003E249A"/>
    <w:rsid w:val="003E3AE7"/>
    <w:rsid w:val="003E4E25"/>
    <w:rsid w:val="003E5A4A"/>
    <w:rsid w:val="003F005C"/>
    <w:rsid w:val="003F26AF"/>
    <w:rsid w:val="003F4645"/>
    <w:rsid w:val="003F4E12"/>
    <w:rsid w:val="003F78A9"/>
    <w:rsid w:val="00402001"/>
    <w:rsid w:val="0040420A"/>
    <w:rsid w:val="00406D56"/>
    <w:rsid w:val="004124C3"/>
    <w:rsid w:val="00412AF1"/>
    <w:rsid w:val="00413C49"/>
    <w:rsid w:val="00413F95"/>
    <w:rsid w:val="0041434B"/>
    <w:rsid w:val="004148AD"/>
    <w:rsid w:val="00415912"/>
    <w:rsid w:val="004172F9"/>
    <w:rsid w:val="004203C2"/>
    <w:rsid w:val="0042060D"/>
    <w:rsid w:val="00427CA0"/>
    <w:rsid w:val="00430F13"/>
    <w:rsid w:val="0043152E"/>
    <w:rsid w:val="00432728"/>
    <w:rsid w:val="00432D6C"/>
    <w:rsid w:val="00435D6A"/>
    <w:rsid w:val="00441565"/>
    <w:rsid w:val="0044426C"/>
    <w:rsid w:val="004445A5"/>
    <w:rsid w:val="0044757C"/>
    <w:rsid w:val="00461121"/>
    <w:rsid w:val="0046425E"/>
    <w:rsid w:val="004656D4"/>
    <w:rsid w:val="0047524A"/>
    <w:rsid w:val="0048038D"/>
    <w:rsid w:val="004810ED"/>
    <w:rsid w:val="0048159B"/>
    <w:rsid w:val="00483057"/>
    <w:rsid w:val="00492583"/>
    <w:rsid w:val="004A1890"/>
    <w:rsid w:val="004A2368"/>
    <w:rsid w:val="004A2A95"/>
    <w:rsid w:val="004B1DDB"/>
    <w:rsid w:val="004B221C"/>
    <w:rsid w:val="004B3E8C"/>
    <w:rsid w:val="004C3F57"/>
    <w:rsid w:val="004C412F"/>
    <w:rsid w:val="004C6CB8"/>
    <w:rsid w:val="004D1FE1"/>
    <w:rsid w:val="004D38A4"/>
    <w:rsid w:val="004E009F"/>
    <w:rsid w:val="004E0883"/>
    <w:rsid w:val="004E1E2A"/>
    <w:rsid w:val="004E3CF2"/>
    <w:rsid w:val="004E4ABD"/>
    <w:rsid w:val="004E6B54"/>
    <w:rsid w:val="004F12EB"/>
    <w:rsid w:val="004F14C5"/>
    <w:rsid w:val="004F1501"/>
    <w:rsid w:val="004F3EF4"/>
    <w:rsid w:val="004F4139"/>
    <w:rsid w:val="004F5D36"/>
    <w:rsid w:val="004F6BD1"/>
    <w:rsid w:val="004F6FB3"/>
    <w:rsid w:val="004F7B80"/>
    <w:rsid w:val="0050148A"/>
    <w:rsid w:val="005055BA"/>
    <w:rsid w:val="00507CF4"/>
    <w:rsid w:val="0051063F"/>
    <w:rsid w:val="00512B21"/>
    <w:rsid w:val="00522131"/>
    <w:rsid w:val="005244CA"/>
    <w:rsid w:val="00524C45"/>
    <w:rsid w:val="00525353"/>
    <w:rsid w:val="00526440"/>
    <w:rsid w:val="00526CFC"/>
    <w:rsid w:val="00530629"/>
    <w:rsid w:val="0054193D"/>
    <w:rsid w:val="00543E0F"/>
    <w:rsid w:val="00544935"/>
    <w:rsid w:val="00547DBE"/>
    <w:rsid w:val="00551246"/>
    <w:rsid w:val="0055523A"/>
    <w:rsid w:val="00561168"/>
    <w:rsid w:val="00563E62"/>
    <w:rsid w:val="00567745"/>
    <w:rsid w:val="005700B3"/>
    <w:rsid w:val="00570323"/>
    <w:rsid w:val="005729CF"/>
    <w:rsid w:val="00575644"/>
    <w:rsid w:val="00575A2D"/>
    <w:rsid w:val="00576EEF"/>
    <w:rsid w:val="00577FA2"/>
    <w:rsid w:val="00581273"/>
    <w:rsid w:val="005859AC"/>
    <w:rsid w:val="00587840"/>
    <w:rsid w:val="005909E9"/>
    <w:rsid w:val="00591E3F"/>
    <w:rsid w:val="00594796"/>
    <w:rsid w:val="00595DDE"/>
    <w:rsid w:val="0059797E"/>
    <w:rsid w:val="005A3F06"/>
    <w:rsid w:val="005A57C4"/>
    <w:rsid w:val="005A7B15"/>
    <w:rsid w:val="005B3233"/>
    <w:rsid w:val="005B58D8"/>
    <w:rsid w:val="005B6D8B"/>
    <w:rsid w:val="005C54F8"/>
    <w:rsid w:val="005C7F21"/>
    <w:rsid w:val="005D01C5"/>
    <w:rsid w:val="005D02B1"/>
    <w:rsid w:val="005D0F5D"/>
    <w:rsid w:val="005D3811"/>
    <w:rsid w:val="005D4C51"/>
    <w:rsid w:val="005D539B"/>
    <w:rsid w:val="005D562A"/>
    <w:rsid w:val="005D56FD"/>
    <w:rsid w:val="005D5837"/>
    <w:rsid w:val="005D618A"/>
    <w:rsid w:val="005D7DFE"/>
    <w:rsid w:val="005E0417"/>
    <w:rsid w:val="005F1F87"/>
    <w:rsid w:val="005F3906"/>
    <w:rsid w:val="005F479D"/>
    <w:rsid w:val="005F4A20"/>
    <w:rsid w:val="005F6022"/>
    <w:rsid w:val="005F6EF3"/>
    <w:rsid w:val="005F7007"/>
    <w:rsid w:val="006036AA"/>
    <w:rsid w:val="006037D2"/>
    <w:rsid w:val="00605BDC"/>
    <w:rsid w:val="006066D7"/>
    <w:rsid w:val="006068EF"/>
    <w:rsid w:val="0060713D"/>
    <w:rsid w:val="00610197"/>
    <w:rsid w:val="0061069A"/>
    <w:rsid w:val="0061180C"/>
    <w:rsid w:val="0061218D"/>
    <w:rsid w:val="00612A3C"/>
    <w:rsid w:val="00622B63"/>
    <w:rsid w:val="0062464F"/>
    <w:rsid w:val="0062493F"/>
    <w:rsid w:val="0062547A"/>
    <w:rsid w:val="00632873"/>
    <w:rsid w:val="006333A9"/>
    <w:rsid w:val="006335AD"/>
    <w:rsid w:val="00634AB0"/>
    <w:rsid w:val="00636174"/>
    <w:rsid w:val="00637A9D"/>
    <w:rsid w:val="00637D84"/>
    <w:rsid w:val="00645AD0"/>
    <w:rsid w:val="006468B2"/>
    <w:rsid w:val="00646DA8"/>
    <w:rsid w:val="006507CE"/>
    <w:rsid w:val="006527EF"/>
    <w:rsid w:val="006561DC"/>
    <w:rsid w:val="0066115C"/>
    <w:rsid w:val="0066232E"/>
    <w:rsid w:val="00663EA5"/>
    <w:rsid w:val="00664314"/>
    <w:rsid w:val="00667647"/>
    <w:rsid w:val="00670384"/>
    <w:rsid w:val="00670D10"/>
    <w:rsid w:val="006725AC"/>
    <w:rsid w:val="006731B7"/>
    <w:rsid w:val="006745B8"/>
    <w:rsid w:val="00674810"/>
    <w:rsid w:val="00676C0D"/>
    <w:rsid w:val="006819AE"/>
    <w:rsid w:val="00683C64"/>
    <w:rsid w:val="006860E7"/>
    <w:rsid w:val="0069391F"/>
    <w:rsid w:val="006A4DBE"/>
    <w:rsid w:val="006A6338"/>
    <w:rsid w:val="006B13A9"/>
    <w:rsid w:val="006B34E0"/>
    <w:rsid w:val="006B5F9A"/>
    <w:rsid w:val="006B607B"/>
    <w:rsid w:val="006C24BB"/>
    <w:rsid w:val="006C32BB"/>
    <w:rsid w:val="006C3B13"/>
    <w:rsid w:val="006D0B6C"/>
    <w:rsid w:val="006D3F20"/>
    <w:rsid w:val="006D55B6"/>
    <w:rsid w:val="006E077C"/>
    <w:rsid w:val="006E0F8D"/>
    <w:rsid w:val="006E51D8"/>
    <w:rsid w:val="006F138A"/>
    <w:rsid w:val="006F21D8"/>
    <w:rsid w:val="006F54EA"/>
    <w:rsid w:val="006F6645"/>
    <w:rsid w:val="00700A0B"/>
    <w:rsid w:val="0070222B"/>
    <w:rsid w:val="007023DA"/>
    <w:rsid w:val="0070555B"/>
    <w:rsid w:val="0071179F"/>
    <w:rsid w:val="00713176"/>
    <w:rsid w:val="007143A2"/>
    <w:rsid w:val="0071627C"/>
    <w:rsid w:val="00717658"/>
    <w:rsid w:val="00724028"/>
    <w:rsid w:val="007275DC"/>
    <w:rsid w:val="007279FD"/>
    <w:rsid w:val="007363B0"/>
    <w:rsid w:val="007371B6"/>
    <w:rsid w:val="0074127A"/>
    <w:rsid w:val="007471E2"/>
    <w:rsid w:val="007505B8"/>
    <w:rsid w:val="00752D0B"/>
    <w:rsid w:val="00753904"/>
    <w:rsid w:val="00756FD8"/>
    <w:rsid w:val="00763F9A"/>
    <w:rsid w:val="00770FAD"/>
    <w:rsid w:val="00774F3E"/>
    <w:rsid w:val="0077585C"/>
    <w:rsid w:val="007812C8"/>
    <w:rsid w:val="007831F0"/>
    <w:rsid w:val="007865E5"/>
    <w:rsid w:val="0078663C"/>
    <w:rsid w:val="00787505"/>
    <w:rsid w:val="00787DA5"/>
    <w:rsid w:val="0079155D"/>
    <w:rsid w:val="00791B2E"/>
    <w:rsid w:val="00793478"/>
    <w:rsid w:val="007956BA"/>
    <w:rsid w:val="007A18E5"/>
    <w:rsid w:val="007A54DA"/>
    <w:rsid w:val="007B2374"/>
    <w:rsid w:val="007B39AE"/>
    <w:rsid w:val="007B6806"/>
    <w:rsid w:val="007B725D"/>
    <w:rsid w:val="007B7DD2"/>
    <w:rsid w:val="007B7E1D"/>
    <w:rsid w:val="007C1FC3"/>
    <w:rsid w:val="007C2020"/>
    <w:rsid w:val="007C2713"/>
    <w:rsid w:val="007C2A51"/>
    <w:rsid w:val="007C7873"/>
    <w:rsid w:val="007D3D02"/>
    <w:rsid w:val="007D6280"/>
    <w:rsid w:val="007E3425"/>
    <w:rsid w:val="007E51E0"/>
    <w:rsid w:val="007E57D4"/>
    <w:rsid w:val="007E604D"/>
    <w:rsid w:val="007E6C0A"/>
    <w:rsid w:val="007E700E"/>
    <w:rsid w:val="007F27B9"/>
    <w:rsid w:val="007F311A"/>
    <w:rsid w:val="007F311E"/>
    <w:rsid w:val="007F3172"/>
    <w:rsid w:val="007F3DDF"/>
    <w:rsid w:val="007F7E88"/>
    <w:rsid w:val="00800980"/>
    <w:rsid w:val="00805412"/>
    <w:rsid w:val="00805748"/>
    <w:rsid w:val="00810BA8"/>
    <w:rsid w:val="00813AE4"/>
    <w:rsid w:val="008146B9"/>
    <w:rsid w:val="00827935"/>
    <w:rsid w:val="00830BFC"/>
    <w:rsid w:val="00830E37"/>
    <w:rsid w:val="00831490"/>
    <w:rsid w:val="008316F4"/>
    <w:rsid w:val="00833862"/>
    <w:rsid w:val="00834D67"/>
    <w:rsid w:val="0083601F"/>
    <w:rsid w:val="00836123"/>
    <w:rsid w:val="008406BB"/>
    <w:rsid w:val="00841AF2"/>
    <w:rsid w:val="00842F3D"/>
    <w:rsid w:val="0084572E"/>
    <w:rsid w:val="00847389"/>
    <w:rsid w:val="00853642"/>
    <w:rsid w:val="00854091"/>
    <w:rsid w:val="00855109"/>
    <w:rsid w:val="0085733D"/>
    <w:rsid w:val="00861F96"/>
    <w:rsid w:val="008642E8"/>
    <w:rsid w:val="008642F8"/>
    <w:rsid w:val="00865554"/>
    <w:rsid w:val="00866B8B"/>
    <w:rsid w:val="00872E2D"/>
    <w:rsid w:val="008738CA"/>
    <w:rsid w:val="00874740"/>
    <w:rsid w:val="00874DBD"/>
    <w:rsid w:val="00875F74"/>
    <w:rsid w:val="0087667A"/>
    <w:rsid w:val="0087675E"/>
    <w:rsid w:val="008774D2"/>
    <w:rsid w:val="00880313"/>
    <w:rsid w:val="00881745"/>
    <w:rsid w:val="0088179A"/>
    <w:rsid w:val="008831CB"/>
    <w:rsid w:val="00887A76"/>
    <w:rsid w:val="00892939"/>
    <w:rsid w:val="00893E71"/>
    <w:rsid w:val="008966F7"/>
    <w:rsid w:val="008A24A7"/>
    <w:rsid w:val="008A380C"/>
    <w:rsid w:val="008A66FA"/>
    <w:rsid w:val="008A7170"/>
    <w:rsid w:val="008B03C8"/>
    <w:rsid w:val="008B1A49"/>
    <w:rsid w:val="008B2397"/>
    <w:rsid w:val="008B417C"/>
    <w:rsid w:val="008B7C71"/>
    <w:rsid w:val="008C0FDE"/>
    <w:rsid w:val="008C14C8"/>
    <w:rsid w:val="008C1F49"/>
    <w:rsid w:val="008C32D1"/>
    <w:rsid w:val="008C3DEA"/>
    <w:rsid w:val="008C6110"/>
    <w:rsid w:val="008C6F8E"/>
    <w:rsid w:val="008D48AE"/>
    <w:rsid w:val="008D57C0"/>
    <w:rsid w:val="008D6FFF"/>
    <w:rsid w:val="008E0100"/>
    <w:rsid w:val="008E0386"/>
    <w:rsid w:val="008E1369"/>
    <w:rsid w:val="008E2195"/>
    <w:rsid w:val="008E3E1F"/>
    <w:rsid w:val="008E507D"/>
    <w:rsid w:val="008F0AC9"/>
    <w:rsid w:val="008F0DA1"/>
    <w:rsid w:val="008F4C87"/>
    <w:rsid w:val="008F61FA"/>
    <w:rsid w:val="00904537"/>
    <w:rsid w:val="0090536A"/>
    <w:rsid w:val="00906862"/>
    <w:rsid w:val="009138FD"/>
    <w:rsid w:val="009151CF"/>
    <w:rsid w:val="00915A50"/>
    <w:rsid w:val="00921134"/>
    <w:rsid w:val="00921B60"/>
    <w:rsid w:val="00923552"/>
    <w:rsid w:val="009260F2"/>
    <w:rsid w:val="00931C3C"/>
    <w:rsid w:val="00935D0B"/>
    <w:rsid w:val="0094154E"/>
    <w:rsid w:val="00944666"/>
    <w:rsid w:val="00944B64"/>
    <w:rsid w:val="00944D96"/>
    <w:rsid w:val="0094502F"/>
    <w:rsid w:val="00945166"/>
    <w:rsid w:val="00946F6F"/>
    <w:rsid w:val="00955CCB"/>
    <w:rsid w:val="00955DF7"/>
    <w:rsid w:val="00957C4A"/>
    <w:rsid w:val="009634E3"/>
    <w:rsid w:val="00964824"/>
    <w:rsid w:val="009648E1"/>
    <w:rsid w:val="00964EBB"/>
    <w:rsid w:val="00965451"/>
    <w:rsid w:val="00967602"/>
    <w:rsid w:val="00970B95"/>
    <w:rsid w:val="009718D5"/>
    <w:rsid w:val="009722CA"/>
    <w:rsid w:val="00974426"/>
    <w:rsid w:val="00977672"/>
    <w:rsid w:val="0098117C"/>
    <w:rsid w:val="00982964"/>
    <w:rsid w:val="0098357F"/>
    <w:rsid w:val="00985C9C"/>
    <w:rsid w:val="00987279"/>
    <w:rsid w:val="00991F85"/>
    <w:rsid w:val="00995808"/>
    <w:rsid w:val="009979C5"/>
    <w:rsid w:val="00997F4A"/>
    <w:rsid w:val="009A07F0"/>
    <w:rsid w:val="009A0C89"/>
    <w:rsid w:val="009A3B5A"/>
    <w:rsid w:val="009A441C"/>
    <w:rsid w:val="009A595F"/>
    <w:rsid w:val="009A6036"/>
    <w:rsid w:val="009B2131"/>
    <w:rsid w:val="009C4BF8"/>
    <w:rsid w:val="009C6E87"/>
    <w:rsid w:val="009D0775"/>
    <w:rsid w:val="009D0ED6"/>
    <w:rsid w:val="009D346C"/>
    <w:rsid w:val="009D5945"/>
    <w:rsid w:val="009E0242"/>
    <w:rsid w:val="009E108B"/>
    <w:rsid w:val="009E133C"/>
    <w:rsid w:val="009E13FC"/>
    <w:rsid w:val="009E335D"/>
    <w:rsid w:val="009E4F9E"/>
    <w:rsid w:val="009E5028"/>
    <w:rsid w:val="009F12A3"/>
    <w:rsid w:val="009F1771"/>
    <w:rsid w:val="009F28F3"/>
    <w:rsid w:val="009F2C36"/>
    <w:rsid w:val="009F5867"/>
    <w:rsid w:val="009F6A1A"/>
    <w:rsid w:val="009F7AF5"/>
    <w:rsid w:val="00A04599"/>
    <w:rsid w:val="00A0474C"/>
    <w:rsid w:val="00A04A79"/>
    <w:rsid w:val="00A04D5E"/>
    <w:rsid w:val="00A064A8"/>
    <w:rsid w:val="00A10A82"/>
    <w:rsid w:val="00A137EC"/>
    <w:rsid w:val="00A14415"/>
    <w:rsid w:val="00A15DE5"/>
    <w:rsid w:val="00A15E07"/>
    <w:rsid w:val="00A16B45"/>
    <w:rsid w:val="00A1789D"/>
    <w:rsid w:val="00A178AA"/>
    <w:rsid w:val="00A17F55"/>
    <w:rsid w:val="00A20FF5"/>
    <w:rsid w:val="00A21213"/>
    <w:rsid w:val="00A231B7"/>
    <w:rsid w:val="00A23C02"/>
    <w:rsid w:val="00A24B8B"/>
    <w:rsid w:val="00A309DC"/>
    <w:rsid w:val="00A30C2E"/>
    <w:rsid w:val="00A32AB9"/>
    <w:rsid w:val="00A40D78"/>
    <w:rsid w:val="00A426B9"/>
    <w:rsid w:val="00A46CE1"/>
    <w:rsid w:val="00A50948"/>
    <w:rsid w:val="00A50CD0"/>
    <w:rsid w:val="00A53073"/>
    <w:rsid w:val="00A53735"/>
    <w:rsid w:val="00A53F39"/>
    <w:rsid w:val="00A54A4D"/>
    <w:rsid w:val="00A55F13"/>
    <w:rsid w:val="00A57594"/>
    <w:rsid w:val="00A60430"/>
    <w:rsid w:val="00A60432"/>
    <w:rsid w:val="00A61EF5"/>
    <w:rsid w:val="00A63398"/>
    <w:rsid w:val="00A65D70"/>
    <w:rsid w:val="00A71A9E"/>
    <w:rsid w:val="00A738B4"/>
    <w:rsid w:val="00A806C7"/>
    <w:rsid w:val="00A82F39"/>
    <w:rsid w:val="00A85670"/>
    <w:rsid w:val="00A86027"/>
    <w:rsid w:val="00A872B6"/>
    <w:rsid w:val="00A9017B"/>
    <w:rsid w:val="00A939EE"/>
    <w:rsid w:val="00A9401D"/>
    <w:rsid w:val="00A977EE"/>
    <w:rsid w:val="00A97995"/>
    <w:rsid w:val="00AA16AE"/>
    <w:rsid w:val="00AA620E"/>
    <w:rsid w:val="00AA76C8"/>
    <w:rsid w:val="00AA7FAB"/>
    <w:rsid w:val="00AB1142"/>
    <w:rsid w:val="00AB1C53"/>
    <w:rsid w:val="00AB2B22"/>
    <w:rsid w:val="00AB2BB7"/>
    <w:rsid w:val="00AB3E8F"/>
    <w:rsid w:val="00AC1CA7"/>
    <w:rsid w:val="00AC3A05"/>
    <w:rsid w:val="00AC68EB"/>
    <w:rsid w:val="00AD2531"/>
    <w:rsid w:val="00AD4EDA"/>
    <w:rsid w:val="00AE1E41"/>
    <w:rsid w:val="00AE7C96"/>
    <w:rsid w:val="00AE7FA7"/>
    <w:rsid w:val="00AF1F97"/>
    <w:rsid w:val="00AF3F16"/>
    <w:rsid w:val="00AF4E59"/>
    <w:rsid w:val="00AF5355"/>
    <w:rsid w:val="00AF5992"/>
    <w:rsid w:val="00AF70CC"/>
    <w:rsid w:val="00AF7A39"/>
    <w:rsid w:val="00B00C5C"/>
    <w:rsid w:val="00B0211F"/>
    <w:rsid w:val="00B0335C"/>
    <w:rsid w:val="00B05C3E"/>
    <w:rsid w:val="00B05D79"/>
    <w:rsid w:val="00B10F83"/>
    <w:rsid w:val="00B14896"/>
    <w:rsid w:val="00B14CF0"/>
    <w:rsid w:val="00B16DA0"/>
    <w:rsid w:val="00B205B7"/>
    <w:rsid w:val="00B2080F"/>
    <w:rsid w:val="00B21204"/>
    <w:rsid w:val="00B21E8D"/>
    <w:rsid w:val="00B23509"/>
    <w:rsid w:val="00B2358F"/>
    <w:rsid w:val="00B23DAB"/>
    <w:rsid w:val="00B24B12"/>
    <w:rsid w:val="00B25343"/>
    <w:rsid w:val="00B346FA"/>
    <w:rsid w:val="00B34E94"/>
    <w:rsid w:val="00B34FEA"/>
    <w:rsid w:val="00B400F8"/>
    <w:rsid w:val="00B418E7"/>
    <w:rsid w:val="00B43AAC"/>
    <w:rsid w:val="00B4482B"/>
    <w:rsid w:val="00B47700"/>
    <w:rsid w:val="00B558E2"/>
    <w:rsid w:val="00B56100"/>
    <w:rsid w:val="00B6090A"/>
    <w:rsid w:val="00B61CE6"/>
    <w:rsid w:val="00B67CD4"/>
    <w:rsid w:val="00B70901"/>
    <w:rsid w:val="00B70BA9"/>
    <w:rsid w:val="00B72ACA"/>
    <w:rsid w:val="00B75827"/>
    <w:rsid w:val="00B75E94"/>
    <w:rsid w:val="00B80705"/>
    <w:rsid w:val="00B80CB2"/>
    <w:rsid w:val="00B8204B"/>
    <w:rsid w:val="00B8382B"/>
    <w:rsid w:val="00B83C96"/>
    <w:rsid w:val="00B875F6"/>
    <w:rsid w:val="00B900EE"/>
    <w:rsid w:val="00B9241B"/>
    <w:rsid w:val="00B93740"/>
    <w:rsid w:val="00B95831"/>
    <w:rsid w:val="00BA1229"/>
    <w:rsid w:val="00BA21FA"/>
    <w:rsid w:val="00BA56B0"/>
    <w:rsid w:val="00BB1F9C"/>
    <w:rsid w:val="00BB275B"/>
    <w:rsid w:val="00BB2A0A"/>
    <w:rsid w:val="00BB5F72"/>
    <w:rsid w:val="00BB6043"/>
    <w:rsid w:val="00BB69B4"/>
    <w:rsid w:val="00BB7104"/>
    <w:rsid w:val="00BB7212"/>
    <w:rsid w:val="00BC17A8"/>
    <w:rsid w:val="00BC3EA0"/>
    <w:rsid w:val="00BC6176"/>
    <w:rsid w:val="00BC79D3"/>
    <w:rsid w:val="00BD03B7"/>
    <w:rsid w:val="00BD212D"/>
    <w:rsid w:val="00BE008D"/>
    <w:rsid w:val="00BE044D"/>
    <w:rsid w:val="00BE13CE"/>
    <w:rsid w:val="00BE283E"/>
    <w:rsid w:val="00BE2B72"/>
    <w:rsid w:val="00BE2E83"/>
    <w:rsid w:val="00BE6822"/>
    <w:rsid w:val="00BE6C03"/>
    <w:rsid w:val="00BF1EFC"/>
    <w:rsid w:val="00BF1FA9"/>
    <w:rsid w:val="00BF23D8"/>
    <w:rsid w:val="00BF2607"/>
    <w:rsid w:val="00BF2BE6"/>
    <w:rsid w:val="00C01F6F"/>
    <w:rsid w:val="00C03175"/>
    <w:rsid w:val="00C06FF8"/>
    <w:rsid w:val="00C100CD"/>
    <w:rsid w:val="00C10D5D"/>
    <w:rsid w:val="00C111A2"/>
    <w:rsid w:val="00C20665"/>
    <w:rsid w:val="00C208A1"/>
    <w:rsid w:val="00C22DDD"/>
    <w:rsid w:val="00C25BD2"/>
    <w:rsid w:val="00C33834"/>
    <w:rsid w:val="00C36AF5"/>
    <w:rsid w:val="00C402C0"/>
    <w:rsid w:val="00C41B4D"/>
    <w:rsid w:val="00C44E37"/>
    <w:rsid w:val="00C4584D"/>
    <w:rsid w:val="00C52DF4"/>
    <w:rsid w:val="00C55A3E"/>
    <w:rsid w:val="00C5709B"/>
    <w:rsid w:val="00C602EC"/>
    <w:rsid w:val="00C6191D"/>
    <w:rsid w:val="00C629EA"/>
    <w:rsid w:val="00C63C76"/>
    <w:rsid w:val="00C714AB"/>
    <w:rsid w:val="00C72980"/>
    <w:rsid w:val="00C73153"/>
    <w:rsid w:val="00C736B2"/>
    <w:rsid w:val="00C74ACD"/>
    <w:rsid w:val="00C75CFC"/>
    <w:rsid w:val="00C76F74"/>
    <w:rsid w:val="00C805D1"/>
    <w:rsid w:val="00C86FDE"/>
    <w:rsid w:val="00C907AA"/>
    <w:rsid w:val="00C90FD1"/>
    <w:rsid w:val="00C917BF"/>
    <w:rsid w:val="00C92A06"/>
    <w:rsid w:val="00C936E1"/>
    <w:rsid w:val="00C93AB3"/>
    <w:rsid w:val="00C93ED6"/>
    <w:rsid w:val="00C94F6E"/>
    <w:rsid w:val="00C94FD9"/>
    <w:rsid w:val="00C956E2"/>
    <w:rsid w:val="00CA333C"/>
    <w:rsid w:val="00CB0CB3"/>
    <w:rsid w:val="00CB0F7A"/>
    <w:rsid w:val="00CB28F7"/>
    <w:rsid w:val="00CB5B0F"/>
    <w:rsid w:val="00CD037E"/>
    <w:rsid w:val="00CD4FDF"/>
    <w:rsid w:val="00CD656E"/>
    <w:rsid w:val="00CE2142"/>
    <w:rsid w:val="00CE56AA"/>
    <w:rsid w:val="00CE5B34"/>
    <w:rsid w:val="00CE61A3"/>
    <w:rsid w:val="00CE7B6A"/>
    <w:rsid w:val="00CF3E6C"/>
    <w:rsid w:val="00CF434C"/>
    <w:rsid w:val="00CF741A"/>
    <w:rsid w:val="00D0016C"/>
    <w:rsid w:val="00D028B0"/>
    <w:rsid w:val="00D030E2"/>
    <w:rsid w:val="00D064EE"/>
    <w:rsid w:val="00D068B0"/>
    <w:rsid w:val="00D07696"/>
    <w:rsid w:val="00D1374A"/>
    <w:rsid w:val="00D14676"/>
    <w:rsid w:val="00D14F8B"/>
    <w:rsid w:val="00D15E37"/>
    <w:rsid w:val="00D16083"/>
    <w:rsid w:val="00D17246"/>
    <w:rsid w:val="00D253BA"/>
    <w:rsid w:val="00D267BB"/>
    <w:rsid w:val="00D35508"/>
    <w:rsid w:val="00D35EFD"/>
    <w:rsid w:val="00D427ED"/>
    <w:rsid w:val="00D42F8A"/>
    <w:rsid w:val="00D434EA"/>
    <w:rsid w:val="00D43C8A"/>
    <w:rsid w:val="00D500DD"/>
    <w:rsid w:val="00D51492"/>
    <w:rsid w:val="00D562F8"/>
    <w:rsid w:val="00D632B5"/>
    <w:rsid w:val="00D65AE9"/>
    <w:rsid w:val="00D66D07"/>
    <w:rsid w:val="00D70C36"/>
    <w:rsid w:val="00D73298"/>
    <w:rsid w:val="00D736C5"/>
    <w:rsid w:val="00D738EF"/>
    <w:rsid w:val="00D744DE"/>
    <w:rsid w:val="00D75875"/>
    <w:rsid w:val="00D77205"/>
    <w:rsid w:val="00D801B3"/>
    <w:rsid w:val="00D831E0"/>
    <w:rsid w:val="00D84273"/>
    <w:rsid w:val="00D86248"/>
    <w:rsid w:val="00D8646E"/>
    <w:rsid w:val="00D871E0"/>
    <w:rsid w:val="00D8781E"/>
    <w:rsid w:val="00D87E68"/>
    <w:rsid w:val="00D97E27"/>
    <w:rsid w:val="00DA2B02"/>
    <w:rsid w:val="00DA49DE"/>
    <w:rsid w:val="00DA4F4C"/>
    <w:rsid w:val="00DB26DD"/>
    <w:rsid w:val="00DC04B9"/>
    <w:rsid w:val="00DC0A16"/>
    <w:rsid w:val="00DC36F3"/>
    <w:rsid w:val="00DC4D2E"/>
    <w:rsid w:val="00DC637C"/>
    <w:rsid w:val="00DD07CF"/>
    <w:rsid w:val="00DD20DE"/>
    <w:rsid w:val="00DD449F"/>
    <w:rsid w:val="00DD505B"/>
    <w:rsid w:val="00DD5157"/>
    <w:rsid w:val="00DE005B"/>
    <w:rsid w:val="00DE0B58"/>
    <w:rsid w:val="00DE16D1"/>
    <w:rsid w:val="00DE5F77"/>
    <w:rsid w:val="00DE6B47"/>
    <w:rsid w:val="00DF1ABB"/>
    <w:rsid w:val="00DF1F19"/>
    <w:rsid w:val="00DF214A"/>
    <w:rsid w:val="00DF5CB3"/>
    <w:rsid w:val="00DF60B4"/>
    <w:rsid w:val="00DF6A67"/>
    <w:rsid w:val="00E00D5A"/>
    <w:rsid w:val="00E028AD"/>
    <w:rsid w:val="00E05B95"/>
    <w:rsid w:val="00E1033F"/>
    <w:rsid w:val="00E11D00"/>
    <w:rsid w:val="00E124B7"/>
    <w:rsid w:val="00E1695B"/>
    <w:rsid w:val="00E170F6"/>
    <w:rsid w:val="00E26EA0"/>
    <w:rsid w:val="00E31694"/>
    <w:rsid w:val="00E35286"/>
    <w:rsid w:val="00E4172A"/>
    <w:rsid w:val="00E422E8"/>
    <w:rsid w:val="00E447FF"/>
    <w:rsid w:val="00E46235"/>
    <w:rsid w:val="00E469F8"/>
    <w:rsid w:val="00E505E5"/>
    <w:rsid w:val="00E51A87"/>
    <w:rsid w:val="00E54351"/>
    <w:rsid w:val="00E56558"/>
    <w:rsid w:val="00E56A84"/>
    <w:rsid w:val="00E6064D"/>
    <w:rsid w:val="00E62631"/>
    <w:rsid w:val="00E62FE3"/>
    <w:rsid w:val="00E660B1"/>
    <w:rsid w:val="00E6738D"/>
    <w:rsid w:val="00E7570E"/>
    <w:rsid w:val="00E76295"/>
    <w:rsid w:val="00E76A06"/>
    <w:rsid w:val="00E77F11"/>
    <w:rsid w:val="00E804AF"/>
    <w:rsid w:val="00E8062E"/>
    <w:rsid w:val="00E82780"/>
    <w:rsid w:val="00E82862"/>
    <w:rsid w:val="00E86B7E"/>
    <w:rsid w:val="00E871FF"/>
    <w:rsid w:val="00E912F7"/>
    <w:rsid w:val="00E92864"/>
    <w:rsid w:val="00E9325E"/>
    <w:rsid w:val="00E932BE"/>
    <w:rsid w:val="00E9412B"/>
    <w:rsid w:val="00E95728"/>
    <w:rsid w:val="00E95DCE"/>
    <w:rsid w:val="00EA1945"/>
    <w:rsid w:val="00EA242F"/>
    <w:rsid w:val="00EA35E4"/>
    <w:rsid w:val="00EA40B0"/>
    <w:rsid w:val="00EA5257"/>
    <w:rsid w:val="00EA5F7F"/>
    <w:rsid w:val="00EB31DA"/>
    <w:rsid w:val="00EB5806"/>
    <w:rsid w:val="00EB5C3F"/>
    <w:rsid w:val="00EC1E47"/>
    <w:rsid w:val="00EC54E7"/>
    <w:rsid w:val="00EC7163"/>
    <w:rsid w:val="00ED1584"/>
    <w:rsid w:val="00ED1688"/>
    <w:rsid w:val="00ED37E8"/>
    <w:rsid w:val="00EE56FB"/>
    <w:rsid w:val="00EE7381"/>
    <w:rsid w:val="00EE7860"/>
    <w:rsid w:val="00EF656E"/>
    <w:rsid w:val="00EF66A5"/>
    <w:rsid w:val="00F01DCF"/>
    <w:rsid w:val="00F02E60"/>
    <w:rsid w:val="00F0311F"/>
    <w:rsid w:val="00F0523F"/>
    <w:rsid w:val="00F055AC"/>
    <w:rsid w:val="00F105ED"/>
    <w:rsid w:val="00F10D90"/>
    <w:rsid w:val="00F10F9E"/>
    <w:rsid w:val="00F12A5E"/>
    <w:rsid w:val="00F16B48"/>
    <w:rsid w:val="00F1705F"/>
    <w:rsid w:val="00F17E35"/>
    <w:rsid w:val="00F2093B"/>
    <w:rsid w:val="00F220BC"/>
    <w:rsid w:val="00F22405"/>
    <w:rsid w:val="00F22AE7"/>
    <w:rsid w:val="00F256D8"/>
    <w:rsid w:val="00F26B60"/>
    <w:rsid w:val="00F2722D"/>
    <w:rsid w:val="00F32160"/>
    <w:rsid w:val="00F33200"/>
    <w:rsid w:val="00F34133"/>
    <w:rsid w:val="00F37490"/>
    <w:rsid w:val="00F40BB9"/>
    <w:rsid w:val="00F4107E"/>
    <w:rsid w:val="00F42D90"/>
    <w:rsid w:val="00F43D3E"/>
    <w:rsid w:val="00F4503A"/>
    <w:rsid w:val="00F45B94"/>
    <w:rsid w:val="00F47B0B"/>
    <w:rsid w:val="00F47B5F"/>
    <w:rsid w:val="00F5135E"/>
    <w:rsid w:val="00F52DB1"/>
    <w:rsid w:val="00F530FF"/>
    <w:rsid w:val="00F53B50"/>
    <w:rsid w:val="00F5633E"/>
    <w:rsid w:val="00F63FD6"/>
    <w:rsid w:val="00F6619E"/>
    <w:rsid w:val="00F66412"/>
    <w:rsid w:val="00F72168"/>
    <w:rsid w:val="00F74D98"/>
    <w:rsid w:val="00F75A2E"/>
    <w:rsid w:val="00F8051D"/>
    <w:rsid w:val="00F82349"/>
    <w:rsid w:val="00F84B46"/>
    <w:rsid w:val="00F84D97"/>
    <w:rsid w:val="00F8520E"/>
    <w:rsid w:val="00F860F5"/>
    <w:rsid w:val="00F87091"/>
    <w:rsid w:val="00F8762A"/>
    <w:rsid w:val="00F87F33"/>
    <w:rsid w:val="00F96590"/>
    <w:rsid w:val="00F97AFE"/>
    <w:rsid w:val="00F97FD1"/>
    <w:rsid w:val="00FA003E"/>
    <w:rsid w:val="00FA0041"/>
    <w:rsid w:val="00FA0EF1"/>
    <w:rsid w:val="00FA664C"/>
    <w:rsid w:val="00FB00E5"/>
    <w:rsid w:val="00FB0A21"/>
    <w:rsid w:val="00FB4A85"/>
    <w:rsid w:val="00FB52CD"/>
    <w:rsid w:val="00FB7E3C"/>
    <w:rsid w:val="00FC4C2B"/>
    <w:rsid w:val="00FC5E6B"/>
    <w:rsid w:val="00FC7A7A"/>
    <w:rsid w:val="00FD4CC6"/>
    <w:rsid w:val="00FD607B"/>
    <w:rsid w:val="00FD6BA8"/>
    <w:rsid w:val="00FD7E55"/>
    <w:rsid w:val="00FE36FB"/>
    <w:rsid w:val="00FF0883"/>
    <w:rsid w:val="00FF333A"/>
    <w:rsid w:val="229F2466"/>
    <w:rsid w:val="28004F25"/>
    <w:rsid w:val="3B9B2A17"/>
    <w:rsid w:val="57145A2E"/>
    <w:rsid w:val="5F077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664777B"/>
  <w15:docId w15:val="{560423DF-ED33-A348-808D-2114B6A6E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CF4"/>
    <w:pPr>
      <w:widowControl w:val="0"/>
      <w:jc w:val="both"/>
    </w:pPr>
    <w:rPr>
      <w:kern w:val="2"/>
      <w:sz w:val="21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11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77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</w:rPr>
  </w:style>
  <w:style w:type="character" w:styleId="PageNumber">
    <w:name w:val="page number"/>
    <w:basedOn w:val="DefaultParagraphFon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kern w:val="44"/>
      <w:sz w:val="44"/>
      <w:szCs w:val="44"/>
    </w:rPr>
  </w:style>
  <w:style w:type="character" w:customStyle="1" w:styleId="HeaderChar">
    <w:name w:val="Header Char"/>
    <w:basedOn w:val="DefaultParagraphFont"/>
    <w:link w:val="Header"/>
    <w:uiPriority w:val="99"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Revision">
    <w:name w:val="Revision"/>
    <w:hidden/>
    <w:uiPriority w:val="99"/>
    <w:unhideWhenUsed/>
    <w:rsid w:val="009E13FC"/>
    <w:rPr>
      <w:kern w:val="2"/>
      <w:sz w:val="21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34D67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C74A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74AC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4ACD"/>
    <w:rPr>
      <w:kern w:val="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4AC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4ACD"/>
    <w:rPr>
      <w:b/>
      <w:bCs/>
      <w:kern w:val="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11E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775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97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georgewx.com" TargetMode="External"/><Relationship Id="rId2" Type="http://schemas.openxmlformats.org/officeDocument/2006/relationships/hyperlink" Target="https://www.linkedin.com/in/georgexwang/" TargetMode="External"/><Relationship Id="rId1" Type="http://schemas.openxmlformats.org/officeDocument/2006/relationships/hyperlink" Target="mailto:georgewangxyz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893</Words>
  <Characters>5622</Characters>
  <Application>Microsoft Office Word</Application>
  <DocSecurity>0</DocSecurity>
  <Lines>106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George Wang</dc:creator>
  <cp:lastModifiedBy>M12447</cp:lastModifiedBy>
  <cp:revision>7</cp:revision>
  <cp:lastPrinted>2026-01-13T17:02:00Z</cp:lastPrinted>
  <dcterms:created xsi:type="dcterms:W3CDTF">2026-01-13T16:41:00Z</dcterms:created>
  <dcterms:modified xsi:type="dcterms:W3CDTF">2026-03-11T14:29:00Z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431F9711FD2C43C1BA469D37AD162BFA_12</vt:lpwstr>
  </property>
</Properties>
</file>