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57C7" w14:textId="77777777" w:rsidR="006468B2" w:rsidRDefault="00F256D8" w:rsidP="004C3F57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EDUCATION</w:t>
      </w:r>
    </w:p>
    <w:p w14:paraId="761C1B46" w14:textId="43A57968" w:rsidR="009E13FC" w:rsidRPr="0087667A" w:rsidRDefault="009E13FC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New York University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2024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Expected 2026</w:t>
      </w:r>
    </w:p>
    <w:p w14:paraId="3C12CE0C" w14:textId="62074959" w:rsidR="000024B1" w:rsidRDefault="009E13FC" w:rsidP="00CD656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50148A">
        <w:rPr>
          <w:rFonts w:ascii="Times New Roman" w:hAnsi="Times New Roman" w:cs="Times New Roman"/>
          <w:i/>
          <w:iCs/>
          <w:sz w:val="22"/>
          <w:szCs w:val="22"/>
        </w:rPr>
        <w:t>M</w:t>
      </w:r>
      <w:r w:rsidR="00D8646E" w:rsidRPr="0050148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>A</w:t>
      </w:r>
      <w:r w:rsidR="00483057" w:rsidRPr="0050148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07AE3" w:rsidRPr="0050148A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Learning Science and Experience Design</w:t>
      </w:r>
      <w:r w:rsidR="00A23C02" w:rsidRPr="0050148A">
        <w:rPr>
          <w:rFonts w:ascii="Times New Roman" w:hAnsi="Times New Roman" w:cs="Times New Roman" w:hint="eastAsia"/>
          <w:i/>
          <w:iCs/>
          <w:sz w:val="22"/>
          <w:szCs w:val="22"/>
        </w:rPr>
        <w:t xml:space="preserve"> </w:t>
      </w:r>
      <w:r w:rsidR="00A23C02" w:rsidRPr="0050148A">
        <w:rPr>
          <w:rFonts w:ascii="Times New Roman" w:hAnsi="Times New Roman" w:cs="Times New Roman"/>
          <w:i/>
          <w:iCs/>
          <w:sz w:val="22"/>
          <w:szCs w:val="22"/>
        </w:rPr>
        <w:t>(STEM)</w:t>
      </w:r>
      <w:r w:rsidR="00206FD9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7667A">
        <w:rPr>
          <w:rFonts w:ascii="Times New Roman" w:hAnsi="Times New Roman" w:cs="Times New Roman"/>
          <w:sz w:val="22"/>
          <w:szCs w:val="22"/>
        </w:rPr>
        <w:tab/>
        <w:t>New York, USA</w:t>
      </w:r>
    </w:p>
    <w:p w14:paraId="1C85354D" w14:textId="5037CBC8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The Chinese University of Hong Kong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2023</w:t>
      </w:r>
    </w:p>
    <w:p w14:paraId="3D5A93CE" w14:textId="1D2B67C8" w:rsidR="006468B2" w:rsidRDefault="001C6430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50148A">
        <w:rPr>
          <w:rFonts w:ascii="Times New Roman" w:hAnsi="Times New Roman" w:cs="Times New Roman"/>
          <w:i/>
          <w:iCs/>
          <w:sz w:val="22"/>
          <w:szCs w:val="22"/>
        </w:rPr>
        <w:t>B.Eng.</w:t>
      </w:r>
      <w:r w:rsidR="00F256D8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07AE3" w:rsidRPr="0050148A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="00F256D8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Computer Science and Engineering</w:t>
      </w:r>
      <w:r w:rsidR="00F256D8"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Shenzhen</w:t>
      </w:r>
      <w:r w:rsidR="0087667A">
        <w:rPr>
          <w:rFonts w:ascii="Times New Roman" w:hAnsi="Times New Roman" w:cs="Times New Roman"/>
          <w:sz w:val="22"/>
          <w:szCs w:val="22"/>
        </w:rPr>
        <w:t>, China</w:t>
      </w:r>
    </w:p>
    <w:p w14:paraId="0479D5A3" w14:textId="07918B94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University of Illinois Urbana-Champaign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2021</w:t>
      </w:r>
    </w:p>
    <w:p w14:paraId="510593BF" w14:textId="4F3E1A4E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School of Information Science</w:t>
      </w:r>
      <w:r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Urbana-Champaign</w:t>
      </w:r>
      <w:r w:rsidR="0087667A">
        <w:rPr>
          <w:rFonts w:ascii="Times New Roman" w:hAnsi="Times New Roman" w:cs="Times New Roman"/>
          <w:sz w:val="22"/>
          <w:szCs w:val="22"/>
        </w:rPr>
        <w:t>, USA</w:t>
      </w:r>
    </w:p>
    <w:p w14:paraId="78638010" w14:textId="77A59C0C" w:rsidR="007956BA" w:rsidRPr="0087667A" w:rsidRDefault="00F256D8" w:rsidP="005D4C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Eastern Mediterranean International School</w:t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2016</w:t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>2019</w:t>
      </w:r>
    </w:p>
    <w:p w14:paraId="6A2AC86A" w14:textId="19770DD2" w:rsidR="00753904" w:rsidRDefault="007831F0" w:rsidP="0041434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C25BD2">
        <w:rPr>
          <w:rFonts w:ascii="Times New Roman" w:hAnsi="Times New Roman" w:cs="Times New Roman"/>
          <w:b/>
          <w:bCs/>
          <w:sz w:val="22"/>
          <w:szCs w:val="22"/>
        </w:rPr>
        <w:t>SAT:</w:t>
      </w:r>
      <w:r>
        <w:rPr>
          <w:rFonts w:ascii="Times New Roman" w:hAnsi="Times New Roman" w:cs="Times New Roman"/>
          <w:sz w:val="22"/>
          <w:szCs w:val="22"/>
        </w:rPr>
        <w:t xml:space="preserve"> 1510   </w:t>
      </w:r>
      <w:r w:rsidRPr="0054193D">
        <w:rPr>
          <w:rFonts w:ascii="Times New Roman" w:hAnsi="Times New Roman" w:cs="Times New Roman"/>
          <w:b/>
          <w:bCs/>
          <w:sz w:val="22"/>
          <w:szCs w:val="22"/>
        </w:rPr>
        <w:t>SAT Math:</w:t>
      </w:r>
      <w:r>
        <w:rPr>
          <w:rFonts w:ascii="Times New Roman" w:hAnsi="Times New Roman" w:cs="Times New Roman"/>
          <w:sz w:val="22"/>
          <w:szCs w:val="22"/>
        </w:rPr>
        <w:t xml:space="preserve"> 800   </w:t>
      </w:r>
      <w:r w:rsidR="0087667A"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Tel-Aviv</w:t>
      </w:r>
      <w:r w:rsidR="0087667A">
        <w:rPr>
          <w:rFonts w:ascii="Times New Roman" w:hAnsi="Times New Roman" w:cs="Times New Roman"/>
          <w:sz w:val="22"/>
          <w:szCs w:val="22"/>
        </w:rPr>
        <w:t xml:space="preserve">, </w:t>
      </w:r>
      <w:r w:rsidR="0087667A" w:rsidRPr="0087667A">
        <w:rPr>
          <w:rFonts w:ascii="Times New Roman" w:hAnsi="Times New Roman" w:cs="Times New Roman"/>
          <w:sz w:val="22"/>
          <w:szCs w:val="22"/>
        </w:rPr>
        <w:t>Israel</w:t>
      </w:r>
    </w:p>
    <w:p w14:paraId="13A3CEE0" w14:textId="6BD6844A" w:rsidR="00753904" w:rsidRDefault="00753904" w:rsidP="00753904">
      <w:pPr>
        <w:spacing w:line="280" w:lineRule="exact"/>
        <w:jc w:val="center"/>
        <w:rPr>
          <w:rFonts w:ascii="Times New Roman" w:hAnsi="Times New Roman" w:cs="Times New Roman"/>
          <w:sz w:val="24"/>
        </w:rPr>
      </w:pPr>
      <w:r w:rsidRPr="0075390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44123D" wp14:editId="647C5DBD">
                <wp:simplePos x="0" y="0"/>
                <wp:positionH relativeFrom="column">
                  <wp:posOffset>0</wp:posOffset>
                </wp:positionH>
                <wp:positionV relativeFrom="paragraph">
                  <wp:posOffset>168649</wp:posOffset>
                </wp:positionV>
                <wp:extent cx="5752465" cy="0"/>
                <wp:effectExtent l="0" t="0" r="13335" b="12700"/>
                <wp:wrapNone/>
                <wp:docPr id="7560164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246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A9CDB4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pt" to="452.9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</w:rPr>
        <w:t>RESEARCH INTERESTS</w:t>
      </w:r>
    </w:p>
    <w:p w14:paraId="6637E7E2" w14:textId="5FA6BD45" w:rsidR="00753904" w:rsidRDefault="001562B0" w:rsidP="0041434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1562B0">
        <w:rPr>
          <w:rFonts w:ascii="Times New Roman" w:hAnsi="Times New Roman" w:cs="Times New Roman"/>
          <w:sz w:val="22"/>
          <w:szCs w:val="22"/>
        </w:rPr>
        <w:t>Human–AI collaboration</w:t>
      </w:r>
      <w:r>
        <w:rPr>
          <w:rFonts w:ascii="Times New Roman" w:hAnsi="Times New Roman" w:cs="Times New Roman"/>
          <w:sz w:val="22"/>
          <w:szCs w:val="22"/>
        </w:rPr>
        <w:t xml:space="preserve">, Multi-Modality AI, </w:t>
      </w:r>
      <w:r w:rsidRPr="001562B0">
        <w:rPr>
          <w:rFonts w:ascii="Times New Roman" w:hAnsi="Times New Roman" w:cs="Times New Roman"/>
          <w:sz w:val="22"/>
          <w:szCs w:val="22"/>
        </w:rPr>
        <w:t>Adaptive environments</w:t>
      </w:r>
      <w:r w:rsidR="002674F1">
        <w:rPr>
          <w:rFonts w:ascii="Times New Roman" w:hAnsi="Times New Roman" w:cs="Times New Roman"/>
          <w:sz w:val="22"/>
          <w:szCs w:val="22"/>
        </w:rPr>
        <w:t>, Natural Language Processing</w:t>
      </w:r>
    </w:p>
    <w:p w14:paraId="6543A06D" w14:textId="4733A5AC" w:rsidR="0041434B" w:rsidRDefault="0041434B" w:rsidP="0041434B">
      <w:pPr>
        <w:spacing w:line="280" w:lineRule="exact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36390E" wp14:editId="1037AE60">
                <wp:simplePos x="0" y="0"/>
                <wp:positionH relativeFrom="column">
                  <wp:posOffset>0</wp:posOffset>
                </wp:positionH>
                <wp:positionV relativeFrom="paragraph">
                  <wp:posOffset>168649</wp:posOffset>
                </wp:positionV>
                <wp:extent cx="5752465" cy="0"/>
                <wp:effectExtent l="0" t="0" r="13335" b="12700"/>
                <wp:wrapNone/>
                <wp:docPr id="10765532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246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C3F53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pt" to="452.9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</w:rPr>
        <w:t>PUBLICATION AND TALKS</w:t>
      </w:r>
      <w:r w:rsidR="006C3B13">
        <w:rPr>
          <w:rFonts w:ascii="Times New Roman" w:hAnsi="Times New Roman" w:cs="Times New Roman"/>
          <w:b/>
          <w:bCs/>
          <w:sz w:val="24"/>
        </w:rPr>
        <w:t xml:space="preserve"> </w:t>
      </w:r>
    </w:p>
    <w:p w14:paraId="11F8C9C5" w14:textId="423FD5C4" w:rsidR="00C111A2" w:rsidRDefault="00C111A2" w:rsidP="0041434B">
      <w:pPr>
        <w:spacing w:line="240" w:lineRule="exact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OLE_LINK52"/>
      <w:r>
        <w:rPr>
          <w:rFonts w:ascii="Times New Roman" w:hAnsi="Times New Roman" w:cs="Times New Roman"/>
          <w:b/>
          <w:bCs/>
          <w:sz w:val="22"/>
          <w:szCs w:val="22"/>
        </w:rPr>
        <w:t>Publications</w:t>
      </w:r>
    </w:p>
    <w:p w14:paraId="1A3D7E1A" w14:textId="5BE08CC4" w:rsidR="0041434B" w:rsidRPr="00BA21FA" w:rsidRDefault="0041434B" w:rsidP="0041434B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BA21FA">
        <w:rPr>
          <w:rFonts w:ascii="Times New Roman" w:hAnsi="Times New Roman" w:cs="Times New Roman"/>
          <w:b/>
          <w:bCs/>
          <w:sz w:val="22"/>
          <w:szCs w:val="22"/>
        </w:rPr>
        <w:t>Wang, X.</w:t>
      </w:r>
      <w:r w:rsidR="00E62FE3" w:rsidRPr="00BA21FA">
        <w:rPr>
          <w:rFonts w:ascii="Times New Roman" w:hAnsi="Times New Roman" w:cs="Times New Roman" w:hint="eastAsia"/>
          <w:b/>
          <w:bCs/>
          <w:sz w:val="22"/>
          <w:szCs w:val="22"/>
          <w:vertAlign w:val="superscript"/>
        </w:rPr>
        <w:t>*</w:t>
      </w:r>
      <w:r w:rsidRPr="00BA21FA">
        <w:rPr>
          <w:rFonts w:ascii="Times New Roman" w:hAnsi="Times New Roman" w:cs="Times New Roman"/>
          <w:sz w:val="22"/>
          <w:szCs w:val="22"/>
        </w:rPr>
        <w:t xml:space="preserve">, </w:t>
      </w:r>
      <w:r w:rsidR="00B2358F" w:rsidRPr="00BA21FA">
        <w:rPr>
          <w:rFonts w:ascii="Times New Roman" w:hAnsi="Times New Roman" w:cs="Times New Roman"/>
          <w:sz w:val="22"/>
          <w:szCs w:val="22"/>
        </w:rPr>
        <w:t>Qian, J</w:t>
      </w:r>
      <w:r w:rsidR="00E62FE3" w:rsidRPr="00BA21FA"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 w:rsidR="00B2358F" w:rsidRPr="00BA21FA">
        <w:rPr>
          <w:rFonts w:ascii="Times New Roman" w:hAnsi="Times New Roman" w:cs="Times New Roman"/>
          <w:sz w:val="22"/>
          <w:szCs w:val="22"/>
        </w:rPr>
        <w:t xml:space="preserve">., </w:t>
      </w:r>
      <w:r w:rsidRPr="00BA21FA">
        <w:rPr>
          <w:rFonts w:ascii="Times New Roman" w:hAnsi="Times New Roman" w:cs="Times New Roman"/>
          <w:sz w:val="22"/>
          <w:szCs w:val="22"/>
        </w:rPr>
        <w:t xml:space="preserve">Li, X., Wu, G., Castelo Quispe, S., &amp; Silva, C. (2025). </w:t>
      </w:r>
      <w:proofErr w:type="spellStart"/>
      <w:r w:rsidRPr="00F54F43">
        <w:rPr>
          <w:rFonts w:ascii="Times New Roman" w:hAnsi="Times New Roman" w:cs="Times New Roman"/>
          <w:i/>
          <w:iCs/>
          <w:sz w:val="22"/>
          <w:szCs w:val="22"/>
        </w:rPr>
        <w:t>DuoZone</w:t>
      </w:r>
      <w:proofErr w:type="spellEnd"/>
      <w:r w:rsidRPr="00F54F43">
        <w:rPr>
          <w:rFonts w:ascii="Times New Roman" w:hAnsi="Times New Roman" w:cs="Times New Roman"/>
          <w:i/>
          <w:iCs/>
          <w:sz w:val="22"/>
          <w:szCs w:val="22"/>
        </w:rPr>
        <w:t>: User-centric, LLM-guided mixed-initiative virtual window management for XR productivity</w:t>
      </w:r>
      <w:r w:rsidRPr="00BA21FA">
        <w:rPr>
          <w:rFonts w:ascii="Times New Roman" w:hAnsi="Times New Roman" w:cs="Times New Roman"/>
          <w:sz w:val="22"/>
          <w:szCs w:val="22"/>
        </w:rPr>
        <w:t xml:space="preserve">. </w:t>
      </w:r>
      <w:r w:rsidR="009F2EFE">
        <w:rPr>
          <w:rFonts w:ascii="Times New Roman" w:hAnsi="Times New Roman" w:cs="Times New Roman"/>
          <w:b/>
          <w:bCs/>
          <w:sz w:val="22"/>
          <w:szCs w:val="22"/>
        </w:rPr>
        <w:t>IMWUT</w:t>
      </w:r>
      <w:r w:rsidR="009F2EFE">
        <w:rPr>
          <w:rFonts w:ascii="Times New Roman" w:hAnsi="Times New Roman" w:cs="Times New Roman"/>
          <w:sz w:val="22"/>
          <w:szCs w:val="22"/>
        </w:rPr>
        <w:t xml:space="preserve"> </w:t>
      </w:r>
      <w:r w:rsidR="007779FF">
        <w:rPr>
          <w:rFonts w:ascii="Times New Roman" w:hAnsi="Times New Roman" w:cs="Times New Roman" w:hint="eastAsia"/>
          <w:sz w:val="22"/>
          <w:szCs w:val="22"/>
        </w:rPr>
        <w:t>in</w:t>
      </w:r>
      <w:r w:rsidR="007779FF">
        <w:rPr>
          <w:rFonts w:ascii="Times New Roman" w:hAnsi="Times New Roman" w:cs="Times New Roman"/>
          <w:sz w:val="22"/>
          <w:szCs w:val="22"/>
        </w:rPr>
        <w:t xml:space="preserve"> Submission</w:t>
      </w:r>
      <w:r w:rsidRPr="00BA21FA">
        <w:rPr>
          <w:rFonts w:ascii="Times New Roman" w:hAnsi="Times New Roman" w:cs="Times New Roman"/>
          <w:sz w:val="22"/>
          <w:szCs w:val="22"/>
        </w:rPr>
        <w:t>.</w:t>
      </w:r>
    </w:p>
    <w:p w14:paraId="691496BA" w14:textId="49DE614A" w:rsidR="0041434B" w:rsidRPr="00BA21FA" w:rsidRDefault="0041434B" w:rsidP="0041434B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BA21FA">
        <w:rPr>
          <w:rFonts w:ascii="Times New Roman" w:hAnsi="Times New Roman" w:cs="Times New Roman"/>
          <w:b/>
          <w:bCs/>
          <w:sz w:val="22"/>
          <w:szCs w:val="22"/>
        </w:rPr>
        <w:t xml:space="preserve">Wang, X., </w:t>
      </w:r>
      <w:r w:rsidRPr="00BA21FA">
        <w:rPr>
          <w:rFonts w:ascii="Times New Roman" w:hAnsi="Times New Roman" w:cs="Times New Roman"/>
          <w:sz w:val="22"/>
          <w:szCs w:val="22"/>
        </w:rPr>
        <w:t>Hu, J., &amp; Ali, S. (2025). 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 xml:space="preserve">MAATS: A Multi Agent Automated Translation System Based on MQM </w:t>
      </w:r>
      <w:proofErr w:type="gramStart"/>
      <w:r w:rsidRPr="00BA21FA">
        <w:rPr>
          <w:rFonts w:ascii="Times New Roman" w:hAnsi="Times New Roman" w:cs="Times New Roman"/>
          <w:i/>
          <w:iCs/>
          <w:sz w:val="22"/>
          <w:szCs w:val="22"/>
        </w:rPr>
        <w:t>Evaluation</w:t>
      </w:r>
      <w:r w:rsidRPr="00BA21FA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BA21FA">
        <w:rPr>
          <w:rFonts w:ascii="Times New Roman" w:hAnsi="Times New Roman" w:cs="Times New Roman"/>
          <w:sz w:val="22"/>
          <w:szCs w:val="22"/>
        </w:rPr>
        <w:t xml:space="preserve">Manuscript under revision, passed Phase 1]. Submitted to AAAI. </w:t>
      </w:r>
      <w:hyperlink r:id="rId8" w:history="1">
        <w:r w:rsidRPr="00BA21FA">
          <w:rPr>
            <w:rStyle w:val="Hyperlink"/>
            <w:rFonts w:ascii="Times New Roman" w:hAnsi="Times New Roman" w:cs="Times New Roman"/>
            <w:sz w:val="22"/>
            <w:szCs w:val="22"/>
          </w:rPr>
          <w:t>arXiv:2505.14848</w:t>
        </w:r>
      </w:hyperlink>
      <w:r w:rsidRPr="00BA21FA">
        <w:rPr>
          <w:rFonts w:ascii="Times New Roman" w:hAnsi="Times New Roman" w:cs="Times New Roman"/>
          <w:sz w:val="22"/>
          <w:szCs w:val="22"/>
        </w:rPr>
        <w:t>.</w:t>
      </w:r>
    </w:p>
    <w:p w14:paraId="2300606A" w14:textId="6AE1036F" w:rsidR="0041434B" w:rsidRPr="00BA21FA" w:rsidRDefault="0041434B" w:rsidP="0041434B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BA21FA">
        <w:rPr>
          <w:rFonts w:ascii="Times New Roman" w:hAnsi="Times New Roman" w:cs="Times New Roman"/>
          <w:b/>
          <w:bCs/>
          <w:sz w:val="22"/>
          <w:szCs w:val="22"/>
        </w:rPr>
        <w:t xml:space="preserve">Wang, X., </w:t>
      </w:r>
      <w:r w:rsidRPr="00BA21FA">
        <w:rPr>
          <w:rFonts w:ascii="Times New Roman" w:hAnsi="Times New Roman" w:cs="Times New Roman"/>
          <w:sz w:val="22"/>
          <w:szCs w:val="22"/>
        </w:rPr>
        <w:t>&amp; Shen, Y. (2025). 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Home environment and students’ creative thinking: An educational data science analysis of PISA 2022.</w:t>
      </w:r>
      <w:r w:rsidRPr="00BA21FA">
        <w:rPr>
          <w:rFonts w:ascii="Times New Roman" w:hAnsi="Times New Roman" w:cs="Times New Roman"/>
          <w:sz w:val="22"/>
          <w:szCs w:val="22"/>
        </w:rPr>
        <w:t xml:space="preserve"> Submitted to AERA 2025; presented at </w:t>
      </w:r>
      <w:proofErr w:type="spellStart"/>
      <w:r w:rsidRPr="00BA21FA">
        <w:rPr>
          <w:rFonts w:ascii="Times New Roman" w:hAnsi="Times New Roman" w:cs="Times New Roman"/>
          <w:sz w:val="22"/>
          <w:szCs w:val="22"/>
        </w:rPr>
        <w:t>LearnLab</w:t>
      </w:r>
      <w:proofErr w:type="spellEnd"/>
      <w:r w:rsidRPr="00BA21FA">
        <w:rPr>
          <w:rFonts w:ascii="Times New Roman" w:hAnsi="Times New Roman" w:cs="Times New Roman"/>
          <w:sz w:val="22"/>
          <w:szCs w:val="22"/>
        </w:rPr>
        <w:t>, Carnegie Mellon University.</w:t>
      </w:r>
    </w:p>
    <w:p w14:paraId="14E6B5D5" w14:textId="1D7B762A" w:rsidR="0041434B" w:rsidRPr="00BA21FA" w:rsidRDefault="0041434B" w:rsidP="0041434B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BA21FA">
        <w:rPr>
          <w:rFonts w:ascii="Times New Roman" w:hAnsi="Times New Roman" w:cs="Times New Roman"/>
          <w:b/>
          <w:bCs/>
          <w:sz w:val="22"/>
          <w:szCs w:val="22"/>
        </w:rPr>
        <w:t>Wang, X.</w:t>
      </w:r>
      <w:r w:rsidRPr="00BA21FA">
        <w:rPr>
          <w:rFonts w:ascii="Times New Roman" w:hAnsi="Times New Roman" w:cs="Times New Roman"/>
          <w:sz w:val="22"/>
          <w:szCs w:val="22"/>
        </w:rPr>
        <w:t xml:space="preserve">, Zhang, S. Y., Meng, F., &amp; Li, L. (2025).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The hidden pitfalls of e-dictionaries: How inaccuracies affect Chinese language users</w:t>
      </w:r>
      <w:r w:rsidRPr="00BA21FA">
        <w:rPr>
          <w:rFonts w:ascii="Times New Roman" w:hAnsi="Times New Roman" w:cs="Times New Roman"/>
          <w:sz w:val="22"/>
          <w:szCs w:val="22"/>
        </w:rPr>
        <w:t xml:space="preserve">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Lexicography: Journal of ASIALEX</w:t>
      </w:r>
      <w:r w:rsidRPr="00BA21FA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71DA7967" w14:textId="691A67B1" w:rsidR="0041434B" w:rsidRDefault="0041434B" w:rsidP="00BA21FA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BA21FA">
        <w:rPr>
          <w:rFonts w:ascii="Times New Roman" w:hAnsi="Times New Roman" w:cs="Times New Roman"/>
          <w:sz w:val="22"/>
          <w:szCs w:val="22"/>
        </w:rPr>
        <w:t xml:space="preserve">Li, L., </w:t>
      </w:r>
      <w:r w:rsidRPr="00BA21FA">
        <w:rPr>
          <w:rFonts w:ascii="Times New Roman" w:hAnsi="Times New Roman" w:cs="Times New Roman" w:hint="eastAsia"/>
          <w:sz w:val="22"/>
          <w:szCs w:val="22"/>
        </w:rPr>
        <w:t>Meng</w:t>
      </w:r>
      <w:r w:rsidRPr="00BA21FA">
        <w:rPr>
          <w:rFonts w:ascii="Times New Roman" w:hAnsi="Times New Roman" w:cs="Times New Roman"/>
          <w:sz w:val="22"/>
          <w:szCs w:val="22"/>
        </w:rPr>
        <w:t>, F.F.,</w:t>
      </w:r>
      <w:r w:rsidRPr="00BA21FA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BA21FA">
        <w:rPr>
          <w:rFonts w:ascii="Times New Roman" w:hAnsi="Times New Roman" w:cs="Times New Roman" w:hint="eastAsia"/>
          <w:b/>
          <w:bCs/>
          <w:sz w:val="22"/>
          <w:szCs w:val="22"/>
        </w:rPr>
        <w:t>Wang</w:t>
      </w:r>
      <w:r w:rsidRPr="00BA21FA">
        <w:rPr>
          <w:rFonts w:ascii="Times New Roman" w:hAnsi="Times New Roman" w:cs="Times New Roman"/>
          <w:b/>
          <w:bCs/>
          <w:sz w:val="22"/>
          <w:szCs w:val="22"/>
        </w:rPr>
        <w:t>, X.</w:t>
      </w:r>
      <w:r w:rsidRPr="00BA21FA">
        <w:rPr>
          <w:rFonts w:ascii="Times New Roman" w:hAnsi="Times New Roman" w:cs="Times New Roman"/>
          <w:sz w:val="22"/>
          <w:szCs w:val="22"/>
        </w:rPr>
        <w:t xml:space="preserve">, &amp; Zhang, S.Y. (2023). </w:t>
      </w:r>
      <w:r w:rsidRPr="00BA21FA">
        <w:rPr>
          <w:rFonts w:ascii="Times New Roman" w:hAnsi="Times New Roman" w:cs="Times New Roman" w:hint="eastAsia"/>
          <w:sz w:val="22"/>
          <w:szCs w:val="22"/>
        </w:rPr>
        <w:t>I</w:t>
      </w:r>
      <w:r w:rsidRPr="00BA21FA">
        <w:rPr>
          <w:rFonts w:ascii="Times New Roman" w:hAnsi="Times New Roman" w:cs="Times New Roman"/>
          <w:sz w:val="22"/>
          <w:szCs w:val="22"/>
        </w:rPr>
        <w:t xml:space="preserve">naccuracy of an E-Dictionary and </w:t>
      </w:r>
      <w:r w:rsidRPr="00BA21FA">
        <w:rPr>
          <w:rFonts w:ascii="Times New Roman" w:hAnsi="Times New Roman" w:cs="Times New Roman" w:hint="eastAsia"/>
          <w:sz w:val="22"/>
          <w:szCs w:val="22"/>
        </w:rPr>
        <w:t>i</w:t>
      </w:r>
      <w:r w:rsidRPr="00BA21FA">
        <w:rPr>
          <w:rFonts w:ascii="Times New Roman" w:hAnsi="Times New Roman" w:cs="Times New Roman"/>
          <w:sz w:val="22"/>
          <w:szCs w:val="22"/>
        </w:rPr>
        <w:t xml:space="preserve">ts influence on Chinese language users.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Proceedings of the 16th International Conference of the Asian Association for Lexicography</w:t>
      </w:r>
      <w:r w:rsidRPr="00BA21FA">
        <w:rPr>
          <w:rFonts w:ascii="Times New Roman" w:hAnsi="Times New Roman" w:cs="Times New Roman"/>
          <w:sz w:val="22"/>
          <w:szCs w:val="22"/>
        </w:rPr>
        <w:t xml:space="preserve"> (pp.113-125). </w:t>
      </w:r>
      <w:r w:rsidRPr="00BA21FA">
        <w:rPr>
          <w:rFonts w:ascii="Times New Roman" w:hAnsi="Times New Roman" w:cs="Times New Roman" w:hint="eastAsia"/>
          <w:sz w:val="22"/>
          <w:szCs w:val="22"/>
        </w:rPr>
        <w:t>Seoul</w:t>
      </w:r>
      <w:r w:rsidRPr="00BA21FA">
        <w:rPr>
          <w:rFonts w:ascii="Times New Roman" w:hAnsi="Times New Roman" w:cs="Times New Roman"/>
          <w:sz w:val="22"/>
          <w:szCs w:val="22"/>
        </w:rPr>
        <w:t>: Yonsei Univ</w:t>
      </w:r>
      <w:bookmarkEnd w:id="0"/>
      <w:r w:rsidRPr="00BA21FA">
        <w:rPr>
          <w:rFonts w:ascii="Times New Roman" w:hAnsi="Times New Roman" w:cs="Times New Roman"/>
          <w:sz w:val="22"/>
          <w:szCs w:val="22"/>
        </w:rPr>
        <w:t xml:space="preserve">ersity. </w:t>
      </w:r>
      <w:r w:rsidR="00D831E0" w:rsidRPr="00BA21FA">
        <w:rPr>
          <w:rFonts w:ascii="Times New Roman" w:hAnsi="Times New Roman" w:cs="Times New Roman"/>
          <w:sz w:val="22"/>
          <w:szCs w:val="22"/>
        </w:rPr>
        <w:t>(</w:t>
      </w:r>
      <w:r w:rsidR="00BD212D" w:rsidRPr="00BA21FA">
        <w:rPr>
          <w:rFonts w:ascii="Times New Roman" w:hAnsi="Times New Roman" w:cs="Times New Roman"/>
          <w:sz w:val="22"/>
          <w:szCs w:val="22"/>
        </w:rPr>
        <w:t>ASIALEX 2023</w:t>
      </w:r>
      <w:r w:rsidR="00D831E0" w:rsidRPr="00BA21FA">
        <w:rPr>
          <w:rFonts w:ascii="Times New Roman" w:hAnsi="Times New Roman" w:cs="Times New Roman"/>
          <w:sz w:val="22"/>
          <w:szCs w:val="22"/>
        </w:rPr>
        <w:t>)</w:t>
      </w:r>
    </w:p>
    <w:p w14:paraId="78E5FD61" w14:textId="57E33BD1" w:rsidR="00E65C1D" w:rsidRPr="000670C9" w:rsidRDefault="00E65C1D" w:rsidP="000670C9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BA21FA">
        <w:rPr>
          <w:rFonts w:ascii="Times New Roman" w:hAnsi="Times New Roman" w:cs="Times New Roman"/>
          <w:sz w:val="22"/>
          <w:szCs w:val="22"/>
        </w:rPr>
        <w:t xml:space="preserve">Shen, Y., Acar, S., &amp; </w:t>
      </w:r>
      <w:r w:rsidRPr="00BA21FA">
        <w:rPr>
          <w:rFonts w:ascii="Times New Roman" w:hAnsi="Times New Roman" w:cs="Times New Roman"/>
          <w:b/>
          <w:bCs/>
          <w:sz w:val="22"/>
          <w:szCs w:val="22"/>
        </w:rPr>
        <w:t>Wang, X.</w:t>
      </w:r>
      <w:r w:rsidRPr="00BA21FA">
        <w:rPr>
          <w:rFonts w:ascii="Times New Roman" w:hAnsi="Times New Roman" w:cs="Times New Roman"/>
          <w:sz w:val="22"/>
          <w:szCs w:val="22"/>
        </w:rPr>
        <w:t xml:space="preserve"> (2025). 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From scores to support: Investigating the role of automated feedback in fostering student creativity</w:t>
      </w:r>
      <w:r w:rsidRPr="00BA21FA">
        <w:rPr>
          <w:rFonts w:ascii="Times New Roman" w:hAnsi="Times New Roman" w:cs="Times New Roman"/>
          <w:sz w:val="22"/>
          <w:szCs w:val="22"/>
        </w:rPr>
        <w:t> [Grant proposal submitted for review]. Division 10 Early Career Research Micro-Grants, American Psychological Association.</w:t>
      </w:r>
    </w:p>
    <w:p w14:paraId="65705A21" w14:textId="6C9334B8" w:rsidR="0041434B" w:rsidRPr="00F1705F" w:rsidRDefault="00F1705F" w:rsidP="0041434B">
      <w:pPr>
        <w:spacing w:line="240" w:lineRule="exact"/>
        <w:rPr>
          <w:rFonts w:ascii="Times New Roman" w:hAnsi="Times New Roman" w:cs="Times New Roman"/>
          <w:b/>
          <w:bCs/>
          <w:sz w:val="22"/>
          <w:szCs w:val="22"/>
        </w:rPr>
      </w:pPr>
      <w:r w:rsidRPr="00F1705F">
        <w:rPr>
          <w:rFonts w:ascii="Times New Roman" w:hAnsi="Times New Roman" w:cs="Times New Roman"/>
          <w:b/>
          <w:bCs/>
          <w:sz w:val="22"/>
          <w:szCs w:val="22"/>
        </w:rPr>
        <w:t>Talks</w:t>
      </w:r>
    </w:p>
    <w:p w14:paraId="547EE7E4" w14:textId="45F01D78" w:rsidR="0041434B" w:rsidRPr="0090536A" w:rsidRDefault="0041434B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90536A">
        <w:rPr>
          <w:rFonts w:ascii="Times New Roman" w:hAnsi="Times New Roman" w:cs="Times New Roman"/>
          <w:b/>
          <w:bCs/>
          <w:sz w:val="22"/>
          <w:szCs w:val="22"/>
        </w:rPr>
        <w:t>Wang, X.</w:t>
      </w:r>
      <w:r w:rsidR="00294546" w:rsidRPr="0090536A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</w:t>
      </w:r>
      <w:r w:rsidR="00C73153" w:rsidRPr="0090536A">
        <w:rPr>
          <w:rFonts w:ascii="Times New Roman" w:hAnsi="Times New Roman" w:cs="Times New Roman"/>
          <w:sz w:val="22"/>
          <w:szCs w:val="22"/>
        </w:rPr>
        <w:t>5</w:t>
      </w:r>
      <w:r w:rsidRPr="0090536A">
        <w:rPr>
          <w:rFonts w:ascii="Times New Roman" w:hAnsi="Times New Roman" w:cs="Times New Roman"/>
          <w:sz w:val="22"/>
          <w:szCs w:val="22"/>
        </w:rPr>
        <w:t>, February 26–March 12).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Rethinking our tech habits: Values and beliefs, accountability, and privacy</w:t>
      </w:r>
      <w:r w:rsidRPr="0090536A">
        <w:rPr>
          <w:rFonts w:ascii="Times New Roman" w:hAnsi="Times New Roman" w:cs="Times New Roman"/>
          <w:sz w:val="22"/>
          <w:szCs w:val="22"/>
        </w:rPr>
        <w:t> [Workshop series]. Bobst Library, New York University.</w:t>
      </w:r>
    </w:p>
    <w:p w14:paraId="5848F60C" w14:textId="1C89AA6B" w:rsidR="0041434B" w:rsidRPr="0090536A" w:rsidRDefault="0041434B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90536A">
        <w:rPr>
          <w:rFonts w:ascii="Times New Roman" w:hAnsi="Times New Roman" w:cs="Times New Roman"/>
          <w:b/>
          <w:bCs/>
          <w:sz w:val="22"/>
          <w:szCs w:val="22"/>
        </w:rPr>
        <w:t>Wang, X</w:t>
      </w:r>
      <w:r w:rsidRPr="0090536A">
        <w:rPr>
          <w:rFonts w:ascii="Times New Roman" w:hAnsi="Times New Roman" w:cs="Times New Roman"/>
          <w:sz w:val="22"/>
          <w:szCs w:val="22"/>
        </w:rPr>
        <w:t>. (2023, December).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Generative platforms for presentations: From ideas to presentations.</w:t>
      </w:r>
      <w:r w:rsidRPr="0090536A">
        <w:rPr>
          <w:rFonts w:ascii="Times New Roman" w:hAnsi="Times New Roman" w:cs="Times New Roman"/>
          <w:sz w:val="22"/>
          <w:szCs w:val="22"/>
        </w:rPr>
        <w:t xml:space="preserve"> [Workshop]. School of Humanities and Social Sciences, The Chinese University of Hong Kong, Shenzhen, China.</w:t>
      </w:r>
    </w:p>
    <w:p w14:paraId="021420AD" w14:textId="77777777" w:rsidR="0041434B" w:rsidRPr="0090536A" w:rsidRDefault="0041434B" w:rsidP="0090536A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90536A">
        <w:rPr>
          <w:rFonts w:ascii="Times New Roman" w:hAnsi="Times New Roman" w:cs="Times New Roman"/>
          <w:b/>
          <w:bCs/>
          <w:sz w:val="22"/>
          <w:szCs w:val="22"/>
        </w:rPr>
        <w:t>Wang, X.</w:t>
      </w:r>
      <w:r w:rsidRPr="0090536A">
        <w:rPr>
          <w:rFonts w:ascii="Times New Roman" w:hAnsi="Times New Roman" w:cs="Times New Roman"/>
          <w:sz w:val="22"/>
          <w:szCs w:val="22"/>
        </w:rPr>
        <w:t xml:space="preserve"> (2024, January 29).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AI as a learning partner: Text, vision, and data with GPT.</w:t>
      </w:r>
      <w:r w:rsidRPr="0090536A">
        <w:rPr>
          <w:rFonts w:ascii="Times New Roman" w:hAnsi="Times New Roman" w:cs="Times New Roman"/>
          <w:sz w:val="22"/>
          <w:szCs w:val="22"/>
        </w:rPr>
        <w:t xml:space="preserve"> [Roundtable discussion]. 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 xml:space="preserve">ChatGPT and I </w:t>
      </w:r>
      <w:r w:rsidRPr="0090536A">
        <w:rPr>
          <w:rFonts w:ascii="Times New Roman" w:hAnsi="Times New Roman" w:cs="Times New Roman"/>
          <w:sz w:val="22"/>
          <w:szCs w:val="22"/>
        </w:rPr>
        <w:t>Workshop, The Chinese University of Hong Kong, Shenzhen, China.</w:t>
      </w:r>
    </w:p>
    <w:p w14:paraId="4B0214BB" w14:textId="77777777" w:rsidR="0041434B" w:rsidRDefault="0041434B" w:rsidP="005D4C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2A45FE52" w14:textId="3C5CB39A" w:rsidR="006468B2" w:rsidRDefault="0044426C" w:rsidP="005D4C51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RESEARCH</w:t>
      </w:r>
      <w:r w:rsidR="000B53AE">
        <w:rPr>
          <w:rFonts w:ascii="Times New Roman" w:hAnsi="Times New Roman" w:cs="Times New Roman"/>
          <w:b/>
          <w:bCs/>
          <w:sz w:val="24"/>
        </w:rPr>
        <w:t xml:space="preserve"> </w:t>
      </w:r>
      <w:r w:rsidR="00F256D8">
        <w:rPr>
          <w:rFonts w:ascii="Times New Roman" w:hAnsi="Times New Roman" w:cs="Times New Roman"/>
          <w:b/>
          <w:bCs/>
          <w:sz w:val="24"/>
        </w:rPr>
        <w:t>EXPERIENCE</w:t>
      </w:r>
    </w:p>
    <w:p w14:paraId="639A92C0" w14:textId="77777777" w:rsidR="00B16DA0" w:rsidRDefault="00B16DA0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bookmarkStart w:id="1" w:name="OLE_LINK1"/>
      <w:r>
        <w:rPr>
          <w:rFonts w:ascii="Times New Roman" w:hAnsi="Times New Roman" w:cs="Times New Roman"/>
          <w:b/>
          <w:bCs/>
          <w:sz w:val="22"/>
          <w:szCs w:val="22"/>
        </w:rPr>
        <w:t>Visualization Imaging and Data Analysis Center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3BFCC1CB" w14:textId="386E5E2B" w:rsidR="00B16DA0" w:rsidRDefault="00B16DA0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AR/VR Research Assistant </w:t>
      </w:r>
      <w:r w:rsidRPr="00D07696">
        <w:rPr>
          <w:rFonts w:ascii="Times New Roman" w:hAnsi="Times New Roman" w:cs="Times New Roman"/>
          <w:sz w:val="22"/>
          <w:szCs w:val="22"/>
        </w:rPr>
        <w:t>(</w:t>
      </w:r>
      <w:r w:rsidRPr="00D736C5">
        <w:rPr>
          <w:rFonts w:ascii="Times New Roman" w:hAnsi="Times New Roman" w:cs="Times New Roman"/>
          <w:sz w:val="22"/>
          <w:szCs w:val="22"/>
        </w:rPr>
        <w:t>PI: Dr.</w:t>
      </w:r>
      <w:r w:rsidR="00A50CD0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8642F8">
        <w:rPr>
          <w:rFonts w:ascii="Times New Roman" w:hAnsi="Times New Roman" w:cs="Times New Roman"/>
          <w:sz w:val="22"/>
          <w:szCs w:val="22"/>
        </w:rPr>
        <w:t>Claudio Silva</w:t>
      </w:r>
      <w:r w:rsidRPr="00D07696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0F7506F5" w14:textId="71A36381" w:rsidR="00C100CD" w:rsidRDefault="007A54DA" w:rsidP="00A50948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7A54DA">
        <w:rPr>
          <w:rFonts w:ascii="Times New Roman" w:hAnsi="Times New Roman" w:cs="Times New Roman"/>
          <w:sz w:val="22"/>
          <w:szCs w:val="22"/>
        </w:rPr>
        <w:t>Co-designed and implemented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4E0883" w:rsidRPr="004E0883">
        <w:rPr>
          <w:rFonts w:ascii="Times New Roman" w:hAnsi="Times New Roman" w:cs="Times New Roman"/>
          <w:sz w:val="22"/>
          <w:szCs w:val="22"/>
        </w:rPr>
        <w:t>a mixed-initiative XR window management system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on Apple Vision Pro, introducing </w:t>
      </w:r>
      <w:r w:rsidR="00C100CD" w:rsidRPr="00CF741A">
        <w:rPr>
          <w:rFonts w:ascii="Times New Roman" w:hAnsi="Times New Roman" w:cs="Times New Roman"/>
          <w:sz w:val="22"/>
          <w:szCs w:val="22"/>
        </w:rPr>
        <w:t>spatial zones</w:t>
      </w:r>
      <w:r w:rsidR="00C100CD" w:rsidRPr="00C100CD">
        <w:rPr>
          <w:rFonts w:ascii="Times New Roman" w:hAnsi="Times New Roman" w:cs="Times New Roman"/>
          <w:sz w:val="22"/>
          <w:szCs w:val="22"/>
        </w:rPr>
        <w:t> and an </w:t>
      </w:r>
      <w:r w:rsidR="00C100CD" w:rsidRPr="006B5F9A">
        <w:rPr>
          <w:rFonts w:ascii="Times New Roman" w:hAnsi="Times New Roman" w:cs="Times New Roman"/>
          <w:sz w:val="22"/>
          <w:szCs w:val="22"/>
        </w:rPr>
        <w:t>interaction cost model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 to reduce </w:t>
      </w:r>
      <w:r w:rsidR="00C100CD">
        <w:rPr>
          <w:rFonts w:ascii="Times New Roman" w:hAnsi="Times New Roman" w:cs="Times New Roman"/>
          <w:sz w:val="22"/>
          <w:szCs w:val="22"/>
        </w:rPr>
        <w:t>cognitive load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and improve window management in </w:t>
      </w:r>
      <w:r w:rsidR="0042060D">
        <w:rPr>
          <w:rFonts w:ascii="Times New Roman" w:hAnsi="Times New Roman" w:cs="Times New Roman"/>
          <w:sz w:val="22"/>
          <w:szCs w:val="22"/>
        </w:rPr>
        <w:t>X</w:t>
      </w:r>
      <w:r w:rsidR="0020734F">
        <w:rPr>
          <w:rFonts w:ascii="Times New Roman" w:hAnsi="Times New Roman" w:cs="Times New Roman" w:hint="eastAsia"/>
          <w:sz w:val="22"/>
          <w:szCs w:val="22"/>
        </w:rPr>
        <w:t>R</w:t>
      </w:r>
      <w:r w:rsidR="00C100CD" w:rsidRPr="00C100CD">
        <w:rPr>
          <w:rFonts w:ascii="Times New Roman" w:hAnsi="Times New Roman" w:cs="Times New Roman"/>
          <w:sz w:val="22"/>
          <w:szCs w:val="22"/>
        </w:rPr>
        <w:t>.</w:t>
      </w:r>
    </w:p>
    <w:p w14:paraId="6AA34DC1" w14:textId="220EA26A" w:rsidR="00B16DA0" w:rsidRDefault="00B16DA0" w:rsidP="00693FDD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F97FD1">
        <w:rPr>
          <w:rFonts w:ascii="Times New Roman" w:hAnsi="Times New Roman" w:cs="Times New Roman"/>
          <w:sz w:val="22"/>
          <w:szCs w:val="22"/>
        </w:rPr>
        <w:t>Conducted qualitative coding and empirical analysis of XR window management, focusing on mixed-initiative human–AI collaboration, layout stability, and readability in spatial workspaces.</w:t>
      </w:r>
    </w:p>
    <w:p w14:paraId="684AA9C3" w14:textId="77777777" w:rsidR="00327FC5" w:rsidRPr="00F97FD1" w:rsidRDefault="00327FC5" w:rsidP="00327FC5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45264029" w14:textId="4C3C1760" w:rsidR="00B16DA0" w:rsidRDefault="003945FD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Educational Communication Technology, N</w:t>
      </w:r>
      <w:r w:rsidR="00904537">
        <w:rPr>
          <w:rFonts w:ascii="Times New Roman" w:hAnsi="Times New Roman" w:cs="Times New Roman"/>
          <w:b/>
          <w:bCs/>
          <w:sz w:val="22"/>
          <w:szCs w:val="22"/>
        </w:rPr>
        <w:t xml:space="preserve">ew </w:t>
      </w:r>
      <w:r>
        <w:rPr>
          <w:rFonts w:ascii="Times New Roman" w:hAnsi="Times New Roman" w:cs="Times New Roman"/>
          <w:b/>
          <w:bCs/>
          <w:sz w:val="22"/>
          <w:szCs w:val="22"/>
        </w:rPr>
        <w:t>Y</w:t>
      </w:r>
      <w:r w:rsidR="00904537">
        <w:rPr>
          <w:rFonts w:ascii="Times New Roman" w:hAnsi="Times New Roman" w:cs="Times New Roman"/>
          <w:b/>
          <w:bCs/>
          <w:sz w:val="22"/>
          <w:szCs w:val="22"/>
        </w:rPr>
        <w:t xml:space="preserve">ork </w:t>
      </w:r>
      <w:r>
        <w:rPr>
          <w:rFonts w:ascii="Times New Roman" w:hAnsi="Times New Roman" w:cs="Times New Roman"/>
          <w:b/>
          <w:bCs/>
          <w:sz w:val="22"/>
          <w:szCs w:val="22"/>
        </w:rPr>
        <w:t>U</w:t>
      </w:r>
      <w:r w:rsidR="00904537">
        <w:rPr>
          <w:rFonts w:ascii="Times New Roman" w:hAnsi="Times New Roman" w:cs="Times New Roman"/>
          <w:b/>
          <w:bCs/>
          <w:sz w:val="22"/>
          <w:szCs w:val="22"/>
        </w:rPr>
        <w:t>niversity</w:t>
      </w:r>
      <w:r w:rsidR="00B16DA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B16DA0">
        <w:rPr>
          <w:rFonts w:ascii="Times New Roman" w:hAnsi="Times New Roman" w:cs="Times New Roman"/>
          <w:sz w:val="22"/>
          <w:szCs w:val="22"/>
        </w:rPr>
        <w:t>2025</w:t>
      </w:r>
      <w:r w:rsidR="00B16DA0">
        <w:rPr>
          <w:rFonts w:ascii="Times New Roman" w:hAnsi="Times New Roman" w:cs="Times New Roman"/>
          <w:sz w:val="22"/>
          <w:szCs w:val="22"/>
        </w:rPr>
        <w:sym w:font="Symbol" w:char="F02D"/>
      </w:r>
      <w:r w:rsidR="00B16DA0">
        <w:rPr>
          <w:rFonts w:ascii="Times New Roman" w:hAnsi="Times New Roman" w:cs="Times New Roman"/>
          <w:sz w:val="22"/>
          <w:szCs w:val="22"/>
        </w:rPr>
        <w:t>Present</w:t>
      </w:r>
    </w:p>
    <w:p w14:paraId="67784493" w14:textId="1BE30C37" w:rsidR="00B16DA0" w:rsidRDefault="00163B4A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Qualitative </w:t>
      </w:r>
      <w:r w:rsidR="00B16DA0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Assistant </w:t>
      </w:r>
      <w:r w:rsidR="00B16DA0" w:rsidRPr="00D07696">
        <w:rPr>
          <w:rFonts w:ascii="Times New Roman" w:hAnsi="Times New Roman" w:cs="Times New Roman"/>
          <w:sz w:val="22"/>
          <w:szCs w:val="22"/>
        </w:rPr>
        <w:t>(</w:t>
      </w:r>
      <w:r w:rsidR="00B16DA0" w:rsidRPr="00D736C5">
        <w:rPr>
          <w:rFonts w:ascii="Times New Roman" w:hAnsi="Times New Roman" w:cs="Times New Roman"/>
          <w:sz w:val="22"/>
          <w:szCs w:val="22"/>
        </w:rPr>
        <w:t xml:space="preserve">PI: Dr. </w:t>
      </w:r>
      <w:r w:rsidR="00283D43">
        <w:rPr>
          <w:rFonts w:ascii="Times New Roman" w:hAnsi="Times New Roman" w:cs="Times New Roman"/>
          <w:sz w:val="22"/>
          <w:szCs w:val="22"/>
        </w:rPr>
        <w:t>Maaike Bouwmeester &amp; Dr. Tammy Huang</w:t>
      </w:r>
      <w:r w:rsidR="00B16DA0" w:rsidRPr="00D07696">
        <w:rPr>
          <w:rFonts w:ascii="Times New Roman" w:hAnsi="Times New Roman" w:cs="Times New Roman"/>
          <w:sz w:val="22"/>
          <w:szCs w:val="22"/>
        </w:rPr>
        <w:t>)</w:t>
      </w:r>
      <w:r w:rsidR="00B16DA0"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0F4E58E1" w14:textId="3A0F40CE" w:rsidR="00C63C76" w:rsidRDefault="00EB5C3F" w:rsidP="000C6A29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EB5C3F">
        <w:rPr>
          <w:rFonts w:ascii="Times New Roman" w:hAnsi="Times New Roman" w:cs="Times New Roman"/>
          <w:sz w:val="22"/>
          <w:szCs w:val="22"/>
        </w:rPr>
        <w:t xml:space="preserve">Conducted </w:t>
      </w:r>
      <w:r w:rsidR="001F305C" w:rsidRPr="001F305C">
        <w:rPr>
          <w:rFonts w:ascii="Times New Roman" w:hAnsi="Times New Roman" w:cs="Times New Roman"/>
          <w:sz w:val="22"/>
          <w:szCs w:val="22"/>
        </w:rPr>
        <w:t>100+ journal articles on AI and Project-Based Learning</w:t>
      </w:r>
      <w:r w:rsidR="0003349F">
        <w:rPr>
          <w:rFonts w:ascii="Times New Roman" w:hAnsi="Times New Roman" w:cs="Times New Roman"/>
          <w:sz w:val="22"/>
          <w:szCs w:val="22"/>
        </w:rPr>
        <w:t xml:space="preserve"> </w:t>
      </w:r>
      <w:r w:rsidR="00622B63">
        <w:rPr>
          <w:rFonts w:ascii="Times New Roman" w:hAnsi="Times New Roman" w:cs="Times New Roman"/>
          <w:sz w:val="22"/>
          <w:szCs w:val="22"/>
        </w:rPr>
        <w:t>while building</w:t>
      </w:r>
      <w:r w:rsidR="0003349F">
        <w:rPr>
          <w:rFonts w:ascii="Times New Roman" w:hAnsi="Times New Roman" w:cs="Times New Roman"/>
          <w:sz w:val="22"/>
          <w:szCs w:val="22"/>
        </w:rPr>
        <w:t xml:space="preserve"> </w:t>
      </w:r>
      <w:r w:rsidR="001F305C" w:rsidRPr="001F305C">
        <w:rPr>
          <w:rFonts w:ascii="Times New Roman" w:hAnsi="Times New Roman" w:cs="Times New Roman"/>
          <w:sz w:val="22"/>
          <w:szCs w:val="22"/>
        </w:rPr>
        <w:t>a structured codebook to extract research purpose, theoretical frameworks, AI roles, and pedagogical outcomes.</w:t>
      </w:r>
    </w:p>
    <w:p w14:paraId="7ABC41F8" w14:textId="77777777" w:rsidR="000C6A29" w:rsidRPr="000C6A29" w:rsidRDefault="000C6A29" w:rsidP="000C6A29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27E9DAD6" w14:textId="52A569A5" w:rsidR="00F43D3E" w:rsidRDefault="00F43D3E" w:rsidP="00F43D3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F43D3E">
        <w:rPr>
          <w:rFonts w:ascii="Times New Roman" w:hAnsi="Times New Roman" w:cs="Times New Roman"/>
          <w:b/>
          <w:bCs/>
          <w:sz w:val="22"/>
          <w:szCs w:val="22"/>
        </w:rPr>
        <w:lastRenderedPageBreak/>
        <w:t>Silver School of Social Work,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517D18B6" w14:textId="141542D4" w:rsidR="00F43D3E" w:rsidRDefault="00F43D3E" w:rsidP="00F43D3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F43D3E">
        <w:rPr>
          <w:rFonts w:ascii="Times New Roman" w:hAnsi="Times New Roman" w:cs="Times New Roman"/>
          <w:b/>
          <w:bCs/>
          <w:i/>
          <w:iCs/>
          <w:sz w:val="22"/>
          <w:szCs w:val="22"/>
        </w:rPr>
        <w:t>Graduate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Research Assistant </w:t>
      </w:r>
      <w:r w:rsidRPr="00D07696">
        <w:rPr>
          <w:rFonts w:ascii="Times New Roman" w:hAnsi="Times New Roman" w:cs="Times New Roman"/>
          <w:sz w:val="22"/>
          <w:szCs w:val="22"/>
        </w:rPr>
        <w:t>(</w:t>
      </w:r>
      <w:r w:rsidRPr="00D736C5">
        <w:rPr>
          <w:rFonts w:ascii="Times New Roman" w:hAnsi="Times New Roman" w:cs="Times New Roman"/>
          <w:sz w:val="22"/>
          <w:szCs w:val="22"/>
        </w:rPr>
        <w:t xml:space="preserve">PI: Dr. </w:t>
      </w:r>
      <w:r w:rsidRPr="00F43D3E">
        <w:rPr>
          <w:rFonts w:ascii="Times New Roman" w:hAnsi="Times New Roman" w:cs="Times New Roman"/>
          <w:sz w:val="22"/>
          <w:szCs w:val="22"/>
        </w:rPr>
        <w:t>Tina Kilaberia</w:t>
      </w:r>
      <w:r w:rsidRPr="00D07696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4729D735" w14:textId="526D0CD5" w:rsidR="00F43D3E" w:rsidRDefault="0023267C" w:rsidP="00F43D3E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23267C">
        <w:rPr>
          <w:rFonts w:ascii="Times New Roman" w:hAnsi="Times New Roman" w:cs="Times New Roman"/>
          <w:sz w:val="22"/>
          <w:szCs w:val="22"/>
        </w:rPr>
        <w:t xml:space="preserve">Conduct qualitative content analysis of 30+ U.S. state Master Plans on Aging, applying open coding and developing a codebook </w:t>
      </w:r>
      <w:r w:rsidR="008774D2">
        <w:rPr>
          <w:rFonts w:ascii="Times New Roman" w:hAnsi="Times New Roman" w:cs="Times New Roman"/>
          <w:sz w:val="22"/>
          <w:szCs w:val="22"/>
        </w:rPr>
        <w:t xml:space="preserve">for </w:t>
      </w:r>
      <w:r w:rsidRPr="0023267C">
        <w:rPr>
          <w:rFonts w:ascii="Times New Roman" w:hAnsi="Times New Roman" w:cs="Times New Roman"/>
          <w:sz w:val="22"/>
          <w:szCs w:val="22"/>
        </w:rPr>
        <w:t>elder financial exploitation, social isolation</w:t>
      </w:r>
      <w:r w:rsidR="00FD607B">
        <w:rPr>
          <w:rFonts w:ascii="Times New Roman" w:hAnsi="Times New Roman" w:cs="Times New Roman"/>
          <w:sz w:val="22"/>
          <w:szCs w:val="22"/>
        </w:rPr>
        <w:t xml:space="preserve"> in </w:t>
      </w:r>
      <w:r w:rsidR="00C22DDD">
        <w:rPr>
          <w:rFonts w:ascii="Times New Roman" w:hAnsi="Times New Roman" w:cs="Times New Roman"/>
          <w:sz w:val="22"/>
          <w:szCs w:val="22"/>
        </w:rPr>
        <w:t xml:space="preserve">the </w:t>
      </w:r>
      <w:r w:rsidR="00FD607B">
        <w:rPr>
          <w:rFonts w:ascii="Times New Roman" w:hAnsi="Times New Roman" w:cs="Times New Roman"/>
          <w:sz w:val="22"/>
          <w:szCs w:val="22"/>
        </w:rPr>
        <w:t>family context.</w:t>
      </w:r>
    </w:p>
    <w:p w14:paraId="580758E7" w14:textId="77777777" w:rsidR="000F2E29" w:rsidRPr="000F2E29" w:rsidRDefault="000F2E29" w:rsidP="000F2E29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34636E00" w14:textId="6DB7A960" w:rsidR="00B6090A" w:rsidRDefault="00B6090A" w:rsidP="00B6090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Division of Libraries,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</w:t>
      </w:r>
      <w:bookmarkStart w:id="2" w:name="OLE_LINK7"/>
      <w:bookmarkStart w:id="3" w:name="OLE_LINK8"/>
      <w:r>
        <w:rPr>
          <w:rFonts w:ascii="Times New Roman" w:hAnsi="Times New Roman" w:cs="Times New Roman"/>
          <w:sz w:val="22"/>
          <w:szCs w:val="22"/>
        </w:rPr>
        <w:t>4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bookmarkEnd w:id="2"/>
      <w:bookmarkEnd w:id="3"/>
      <w:r>
        <w:rPr>
          <w:rFonts w:ascii="Times New Roman" w:hAnsi="Times New Roman" w:cs="Times New Roman"/>
          <w:sz w:val="22"/>
          <w:szCs w:val="22"/>
        </w:rPr>
        <w:t>Present</w:t>
      </w:r>
    </w:p>
    <w:p w14:paraId="657FC62C" w14:textId="5933C911" w:rsidR="00B6090A" w:rsidRDefault="00D87E68" w:rsidP="00B6090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</w:t>
      </w:r>
      <w:r w:rsidR="008C3DEA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&amp; Teaching 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Assistant</w:t>
      </w:r>
      <w:r w:rsidR="00EE7860"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 w:rsidR="00EE7860">
        <w:rPr>
          <w:rFonts w:ascii="Times New Roman" w:hAnsi="Times New Roman" w:cs="Times New Roman"/>
          <w:sz w:val="22"/>
          <w:szCs w:val="22"/>
        </w:rPr>
        <w:t>(PI: Sam Mandani)</w:t>
      </w:r>
      <w:r w:rsidR="00B6090A"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ab/>
      </w:r>
      <w:r w:rsidR="00B6090A">
        <w:rPr>
          <w:rFonts w:ascii="Times New Roman" w:hAnsi="Times New Roman" w:cs="Times New Roman"/>
          <w:sz w:val="22"/>
          <w:szCs w:val="22"/>
        </w:rPr>
        <w:t>New York</w:t>
      </w:r>
    </w:p>
    <w:p w14:paraId="56FA6CDB" w14:textId="28C35124" w:rsidR="00112570" w:rsidRDefault="00F220BC" w:rsidP="00F45B94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</w:t>
      </w:r>
      <w:r w:rsidRPr="00F220BC">
        <w:rPr>
          <w:rFonts w:ascii="Times New Roman" w:hAnsi="Times New Roman" w:cs="Times New Roman"/>
          <w:sz w:val="22"/>
          <w:szCs w:val="22"/>
        </w:rPr>
        <w:t>esigned and delivered 3 workshops on responsible technology use</w:t>
      </w:r>
      <w:r w:rsidR="007A18E5">
        <w:rPr>
          <w:rFonts w:ascii="Times New Roman" w:hAnsi="Times New Roman" w:cs="Times New Roman"/>
          <w:sz w:val="22"/>
          <w:szCs w:val="22"/>
        </w:rPr>
        <w:t xml:space="preserve"> from </w:t>
      </w:r>
      <w:r w:rsidRPr="00F220BC">
        <w:rPr>
          <w:rFonts w:ascii="Times New Roman" w:hAnsi="Times New Roman" w:cs="Times New Roman"/>
          <w:sz w:val="22"/>
          <w:szCs w:val="22"/>
        </w:rPr>
        <w:t xml:space="preserve">findings </w:t>
      </w:r>
      <w:r w:rsidR="007A18E5">
        <w:rPr>
          <w:rFonts w:ascii="Times New Roman" w:hAnsi="Times New Roman" w:cs="Times New Roman"/>
          <w:sz w:val="22"/>
          <w:szCs w:val="22"/>
        </w:rPr>
        <w:t>of</w:t>
      </w:r>
      <w:r w:rsidRPr="00F220BC">
        <w:rPr>
          <w:rFonts w:ascii="Times New Roman" w:hAnsi="Times New Roman" w:cs="Times New Roman"/>
          <w:sz w:val="22"/>
          <w:szCs w:val="22"/>
        </w:rPr>
        <w:t xml:space="preserve"> 200+ papers on accountability and privacy in digital learning environments.</w:t>
      </w:r>
    </w:p>
    <w:p w14:paraId="7CB2CAFD" w14:textId="63208887" w:rsidR="0066232E" w:rsidRDefault="0066232E" w:rsidP="00F45B94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Developed and deployed an E-learning website on responsible AI/technology with 500+ unique visits per month.</w:t>
      </w:r>
    </w:p>
    <w:p w14:paraId="6887B7F0" w14:textId="77777777" w:rsidR="00211780" w:rsidRPr="00F45B94" w:rsidRDefault="00211780" w:rsidP="00F32160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5A3A67C1" w14:textId="026A62B2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Lung Cancer Center Southern Medical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2023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</w:t>
      </w:r>
      <w:r w:rsidR="00013B50">
        <w:rPr>
          <w:rFonts w:ascii="Times New Roman" w:hAnsi="Times New Roman" w:cs="Times New Roman"/>
          <w:sz w:val="22"/>
          <w:szCs w:val="22"/>
        </w:rPr>
        <w:t>5</w:t>
      </w:r>
    </w:p>
    <w:p w14:paraId="0DAB3A66" w14:textId="14AB2F9C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i/>
          <w:iCs/>
          <w:sz w:val="22"/>
          <w:szCs w:val="22"/>
        </w:rPr>
        <w:t>Systems Engineer</w:t>
      </w:r>
      <w:r w:rsidRPr="0087667A">
        <w:rPr>
          <w:rFonts w:ascii="Times New Roman" w:hAnsi="Times New Roman" w:cs="Times New Roman"/>
          <w:b/>
          <w:bCs/>
          <w:i/>
          <w:iCs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Guangzhou, China</w:t>
      </w:r>
    </w:p>
    <w:p w14:paraId="624F256B" w14:textId="5B4CE6AA" w:rsidR="006333A9" w:rsidRDefault="006333A9" w:rsidP="005D4C51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</w:t>
      </w:r>
      <w:r w:rsidRPr="006333A9">
        <w:rPr>
          <w:rFonts w:ascii="Times New Roman" w:hAnsi="Times New Roman" w:cs="Times New Roman"/>
          <w:sz w:val="22"/>
          <w:szCs w:val="22"/>
        </w:rPr>
        <w:t>evelop</w:t>
      </w:r>
      <w:r>
        <w:rPr>
          <w:rFonts w:ascii="Times New Roman" w:hAnsi="Times New Roman" w:cs="Times New Roman"/>
          <w:sz w:val="22"/>
          <w:szCs w:val="22"/>
        </w:rPr>
        <w:t>ed</w:t>
      </w:r>
      <w:r w:rsidRPr="006333A9">
        <w:rPr>
          <w:rFonts w:ascii="Times New Roman" w:hAnsi="Times New Roman" w:cs="Times New Roman"/>
          <w:sz w:val="22"/>
          <w:szCs w:val="22"/>
        </w:rPr>
        <w:t xml:space="preserve"> an Android app for 2000+ patients</w:t>
      </w:r>
      <w:ins w:id="4" w:author="M12447" w:date="2025-10-03T09:45:00Z" w16du:dateUtc="2025-10-03T13:45:00Z">
        <w:r w:rsidR="001A3E54">
          <w:rPr>
            <w:rFonts w:ascii="Times New Roman" w:hAnsi="Times New Roman" w:cs="Times New Roman"/>
            <w:sz w:val="22"/>
            <w:szCs w:val="22"/>
          </w:rPr>
          <w:t xml:space="preserve"> </w:t>
        </w:r>
      </w:ins>
      <w:r w:rsidR="001A3E54">
        <w:rPr>
          <w:rFonts w:ascii="Times New Roman" w:hAnsi="Times New Roman" w:cs="Times New Roman"/>
          <w:sz w:val="22"/>
          <w:szCs w:val="22"/>
        </w:rPr>
        <w:t xml:space="preserve">over </w:t>
      </w:r>
      <w:r w:rsidR="00013B50">
        <w:rPr>
          <w:rFonts w:ascii="Times New Roman" w:hAnsi="Times New Roman" w:cs="Times New Roman"/>
          <w:sz w:val="22"/>
          <w:szCs w:val="22"/>
        </w:rPr>
        <w:t>2</w:t>
      </w:r>
      <w:r w:rsidR="001A3E54">
        <w:rPr>
          <w:rFonts w:ascii="Times New Roman" w:hAnsi="Times New Roman" w:cs="Times New Roman"/>
          <w:sz w:val="22"/>
          <w:szCs w:val="22"/>
        </w:rPr>
        <w:t xml:space="preserve"> year</w:t>
      </w:r>
      <w:r w:rsidR="00013B50">
        <w:rPr>
          <w:rFonts w:ascii="Times New Roman" w:hAnsi="Times New Roman" w:cs="Times New Roman"/>
          <w:sz w:val="22"/>
          <w:szCs w:val="22"/>
        </w:rPr>
        <w:t>s</w:t>
      </w:r>
      <w:r w:rsidRPr="006333A9">
        <w:rPr>
          <w:rFonts w:ascii="Times New Roman" w:hAnsi="Times New Roman" w:cs="Times New Roman"/>
          <w:sz w:val="22"/>
          <w:szCs w:val="22"/>
        </w:rPr>
        <w:t xml:space="preserve">, </w:t>
      </w:r>
      <w:r w:rsidR="000E759C" w:rsidRPr="000E759C">
        <w:rPr>
          <w:rFonts w:ascii="Times New Roman" w:hAnsi="Times New Roman" w:cs="Times New Roman"/>
          <w:sz w:val="22"/>
          <w:szCs w:val="22"/>
        </w:rPr>
        <w:t xml:space="preserve">implementing modules for real-time chat, health data logging (BMI, BP), and symptom management with </w:t>
      </w:r>
      <w:r w:rsidR="00BB6043" w:rsidRPr="00BB6043">
        <w:rPr>
          <w:rFonts w:ascii="Times New Roman" w:hAnsi="Times New Roman" w:cs="Times New Roman"/>
          <w:sz w:val="22"/>
          <w:szCs w:val="22"/>
        </w:rPr>
        <w:t xml:space="preserve">AI </w:t>
      </w:r>
      <w:r w:rsidR="000E759C" w:rsidRPr="000E759C">
        <w:rPr>
          <w:rFonts w:ascii="Times New Roman" w:hAnsi="Times New Roman" w:cs="Times New Roman"/>
          <w:sz w:val="22"/>
          <w:szCs w:val="22"/>
        </w:rPr>
        <w:t>user menus for guidance.</w:t>
      </w:r>
    </w:p>
    <w:p w14:paraId="5ACF0134" w14:textId="0C06C508" w:rsidR="00524C45" w:rsidRDefault="00524C45" w:rsidP="005D4C51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524C45">
        <w:rPr>
          <w:rFonts w:ascii="Times New Roman" w:hAnsi="Times New Roman" w:cs="Times New Roman"/>
          <w:sz w:val="22"/>
          <w:szCs w:val="22"/>
        </w:rPr>
        <w:t>Engineered MySQL and Redis</w:t>
      </w:r>
      <w:r w:rsidR="000A3CA1">
        <w:rPr>
          <w:rFonts w:ascii="Times New Roman" w:hAnsi="Times New Roman" w:cs="Times New Roman"/>
          <w:sz w:val="22"/>
          <w:szCs w:val="22"/>
        </w:rPr>
        <w:t xml:space="preserve"> for </w:t>
      </w:r>
      <w:r w:rsidRPr="00524C45">
        <w:rPr>
          <w:rFonts w:ascii="Times New Roman" w:hAnsi="Times New Roman" w:cs="Times New Roman"/>
          <w:sz w:val="22"/>
          <w:szCs w:val="22"/>
        </w:rPr>
        <w:t>scalable data pipelines, model training</w:t>
      </w:r>
      <w:r w:rsidR="00C629EA">
        <w:rPr>
          <w:rFonts w:ascii="Times New Roman" w:hAnsi="Times New Roman" w:cs="Times New Roman"/>
          <w:sz w:val="22"/>
          <w:szCs w:val="22"/>
        </w:rPr>
        <w:t>,</w:t>
      </w:r>
      <w:r w:rsidRPr="00524C45">
        <w:rPr>
          <w:rFonts w:ascii="Times New Roman" w:hAnsi="Times New Roman" w:cs="Times New Roman"/>
          <w:sz w:val="22"/>
          <w:szCs w:val="22"/>
        </w:rPr>
        <w:t xml:space="preserve"> and result-visualization dashboards for clinicians.</w:t>
      </w:r>
    </w:p>
    <w:p w14:paraId="6FEE4E79" w14:textId="77777777" w:rsidR="008E3E1F" w:rsidRPr="00F32160" w:rsidRDefault="008E3E1F" w:rsidP="00F32160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65765243" w14:textId="667C7D51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Chine</w:t>
      </w:r>
      <w:r>
        <w:rPr>
          <w:rFonts w:ascii="Times New Roman" w:hAnsi="Times New Roman" w:cs="Times New Roman"/>
          <w:b/>
          <w:bCs/>
          <w:sz w:val="22"/>
          <w:szCs w:val="22"/>
        </w:rPr>
        <w:t>se University of Hong Kong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2023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3187FBFB" w14:textId="43CA9074" w:rsidR="00031F5E" w:rsidRDefault="00C917BF" w:rsidP="00031F5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Curriculum </w:t>
      </w:r>
      <w:r w:rsidR="00F256D8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Assistant </w:t>
      </w:r>
      <w:r w:rsidR="00F256D8">
        <w:rPr>
          <w:rFonts w:ascii="Times New Roman" w:hAnsi="Times New Roman" w:cs="Times New Roman"/>
          <w:sz w:val="22"/>
          <w:szCs w:val="22"/>
        </w:rPr>
        <w:t>(</w:t>
      </w:r>
      <w:r w:rsidR="00F256D8">
        <w:rPr>
          <w:rFonts w:ascii="Times New Roman" w:hAnsi="Times New Roman" w:cs="Times New Roman" w:hint="eastAsia"/>
          <w:sz w:val="22"/>
          <w:szCs w:val="22"/>
        </w:rPr>
        <w:t>P</w:t>
      </w:r>
      <w:r w:rsidR="00F256D8">
        <w:rPr>
          <w:rFonts w:ascii="Times New Roman" w:hAnsi="Times New Roman" w:cs="Times New Roman"/>
          <w:sz w:val="22"/>
          <w:szCs w:val="22"/>
        </w:rPr>
        <w:t xml:space="preserve">I: Dr. </w:t>
      </w:r>
      <w:proofErr w:type="spellStart"/>
      <w:r w:rsidR="00F256D8">
        <w:rPr>
          <w:rFonts w:ascii="Times New Roman" w:hAnsi="Times New Roman" w:cs="Times New Roman"/>
          <w:sz w:val="22"/>
          <w:szCs w:val="22"/>
        </w:rPr>
        <w:t>Yangyu</w:t>
      </w:r>
      <w:proofErr w:type="spellEnd"/>
      <w:r w:rsidR="00F256D8">
        <w:rPr>
          <w:rFonts w:ascii="Times New Roman" w:hAnsi="Times New Roman" w:cs="Times New Roman"/>
          <w:sz w:val="22"/>
          <w:szCs w:val="22"/>
        </w:rPr>
        <w:t xml:space="preserve"> Xiao)</w:t>
      </w:r>
      <w:r w:rsidR="00031F5E">
        <w:rPr>
          <w:rFonts w:ascii="Times New Roman" w:hAnsi="Times New Roman" w:cs="Times New Roman"/>
          <w:sz w:val="22"/>
          <w:szCs w:val="22"/>
        </w:rPr>
        <w:tab/>
        <w:t>Hong Kong</w:t>
      </w:r>
    </w:p>
    <w:p w14:paraId="3E38665F" w14:textId="683CD4B0" w:rsidR="0029288A" w:rsidRPr="006B607B" w:rsidRDefault="006B607B" w:rsidP="006B607B">
      <w:pPr>
        <w:pStyle w:val="ListParagraph"/>
        <w:numPr>
          <w:ilvl w:val="0"/>
          <w:numId w:val="6"/>
        </w:numPr>
        <w:tabs>
          <w:tab w:val="right" w:pos="9026"/>
        </w:tabs>
        <w:spacing w:line="260" w:lineRule="exact"/>
        <w:ind w:firstLineChars="0"/>
        <w:jc w:val="left"/>
        <w:rPr>
          <w:rFonts w:ascii="Times New Roman" w:hAnsi="Times New Roman" w:cs="Times New Roman"/>
          <w:sz w:val="22"/>
          <w:szCs w:val="22"/>
        </w:rPr>
      </w:pP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Designed and delivered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4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workshops for 300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+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undergraduates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on presentation skills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us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ing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AI tools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</w:t>
      </w:r>
      <w:r w:rsidRPr="009A441C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ChatGPT, Gamma, and Microsoft Coach AI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  <w:r w:rsidRPr="009A441C">
        <w:rPr>
          <w:rFonts w:ascii="Times New Roman" w:hAnsi="Times New Roman" w:cs="Times New Roman"/>
          <w:color w:val="000000" w:themeColor="text1"/>
          <w:sz w:val="22"/>
          <w:szCs w:val="22"/>
        </w:rPr>
        <w:t>to improve speech structure</w:t>
      </w:r>
      <w:r w:rsidR="00B0335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9A441C">
        <w:rPr>
          <w:rFonts w:ascii="Times New Roman" w:hAnsi="Times New Roman" w:cs="Times New Roman"/>
          <w:color w:val="000000" w:themeColor="text1"/>
          <w:sz w:val="22"/>
          <w:szCs w:val="22"/>
        </w:rPr>
        <w:t>and delivery</w:t>
      </w:r>
      <w:r w:rsidRPr="009A441C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.</w:t>
      </w:r>
    </w:p>
    <w:p w14:paraId="6E04230D" w14:textId="77777777" w:rsidR="004810ED" w:rsidRPr="00DA2B02" w:rsidRDefault="004810ED" w:rsidP="00F32160">
      <w:pPr>
        <w:spacing w:line="260" w:lineRule="exact"/>
        <w:ind w:left="360"/>
        <w:rPr>
          <w:rFonts w:ascii="Times New Roman" w:hAnsi="Times New Roman" w:cs="Times New Roman"/>
          <w:sz w:val="22"/>
          <w:szCs w:val="22"/>
        </w:rPr>
      </w:pPr>
    </w:p>
    <w:p w14:paraId="1A280A25" w14:textId="4B6488DF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Shenzhen Institute of Artificial Intelligence and Robotics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2021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0D19DAB4" w14:textId="6AE39F10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Research Assistant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 xml:space="preserve">PI: Dr. </w:t>
      </w:r>
      <w:proofErr w:type="spellStart"/>
      <w:r>
        <w:rPr>
          <w:rFonts w:ascii="Times New Roman" w:hAnsi="Times New Roman" w:cs="Times New Roman"/>
          <w:sz w:val="22"/>
          <w:szCs w:val="22"/>
        </w:rPr>
        <w:t>Xiaoqiang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Ji</w:t>
      </w:r>
      <w:r>
        <w:rPr>
          <w:rFonts w:ascii="Times New Roman" w:hAnsi="Times New Roman" w:cs="Times New Roman" w:hint="eastAsia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Shenzhen, China</w:t>
      </w:r>
    </w:p>
    <w:bookmarkEnd w:id="1"/>
    <w:p w14:paraId="08D6DCB9" w14:textId="43DB49F8" w:rsidR="00395F95" w:rsidRDefault="00395F95" w:rsidP="00FB00E5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395F95">
        <w:rPr>
          <w:rFonts w:ascii="Times New Roman" w:hAnsi="Times New Roman" w:cs="Times New Roman"/>
          <w:sz w:val="22"/>
          <w:szCs w:val="22"/>
        </w:rPr>
        <w:t xml:space="preserve">Hosted fine-tuned </w:t>
      </w:r>
      <w:proofErr w:type="spellStart"/>
      <w:r w:rsidRPr="00395F95">
        <w:rPr>
          <w:rFonts w:ascii="Times New Roman" w:hAnsi="Times New Roman" w:cs="Times New Roman"/>
          <w:sz w:val="22"/>
          <w:szCs w:val="22"/>
        </w:rPr>
        <w:t>PyTorch</w:t>
      </w:r>
      <w:proofErr w:type="spellEnd"/>
      <w:r w:rsidRPr="00395F95">
        <w:rPr>
          <w:rFonts w:ascii="Times New Roman" w:hAnsi="Times New Roman" w:cs="Times New Roman"/>
          <w:sz w:val="22"/>
          <w:szCs w:val="22"/>
        </w:rPr>
        <w:t xml:space="preserve"> regression and NLP models on a high-concurrency server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95F95">
        <w:rPr>
          <w:rFonts w:ascii="Times New Roman" w:hAnsi="Times New Roman" w:cs="Times New Roman"/>
          <w:sz w:val="22"/>
          <w:szCs w:val="22"/>
        </w:rPr>
        <w:t>with Hadoop/HDFS and React front end</w:t>
      </w:r>
      <w:r>
        <w:rPr>
          <w:rFonts w:ascii="Times New Roman" w:hAnsi="Times New Roman" w:cs="Times New Roman"/>
          <w:sz w:val="22"/>
          <w:szCs w:val="22"/>
        </w:rPr>
        <w:t xml:space="preserve"> for </w:t>
      </w:r>
      <w:r w:rsidRPr="00395F95">
        <w:rPr>
          <w:rFonts w:ascii="Times New Roman" w:hAnsi="Times New Roman" w:cs="Times New Roman"/>
          <w:sz w:val="22"/>
          <w:szCs w:val="22"/>
        </w:rPr>
        <w:t>large-scale quantitative analysis and real-time visualization.</w:t>
      </w:r>
    </w:p>
    <w:p w14:paraId="42FA185C" w14:textId="77777777" w:rsidR="00847389" w:rsidRPr="00847389" w:rsidRDefault="00847389" w:rsidP="00847389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3934C6BB" w14:textId="57B32A1B" w:rsidR="00FB00E5" w:rsidRDefault="0040420A" w:rsidP="00FB00E5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ACADEMIC &amp; PROFESSIONAL SERVICE</w:t>
      </w:r>
    </w:p>
    <w:p w14:paraId="38F915E1" w14:textId="4341D270" w:rsidR="00320B43" w:rsidRPr="00041C68" w:rsidRDefault="00320B43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>Reviewer, AAAI Conference on Artificial Intelligence</w:t>
      </w:r>
      <w:r w:rsidR="00041C68">
        <w:rPr>
          <w:rFonts w:ascii="Times New Roman" w:hAnsi="Times New Roman" w:cs="Times New Roman" w:hint="eastAsia"/>
          <w:sz w:val="22"/>
          <w:szCs w:val="22"/>
        </w:rPr>
        <w:t xml:space="preserve">       </w:t>
      </w:r>
      <w:r w:rsidRPr="00041C68">
        <w:rPr>
          <w:rFonts w:ascii="Times New Roman" w:hAnsi="Times New Roman" w:cs="Times New Roman"/>
          <w:sz w:val="22"/>
          <w:szCs w:val="22"/>
        </w:rPr>
        <w:tab/>
        <w:t>202</w:t>
      </w:r>
      <w:r w:rsidR="00575644">
        <w:rPr>
          <w:rFonts w:ascii="Times New Roman" w:hAnsi="Times New Roman" w:cs="Times New Roman"/>
          <w:sz w:val="22"/>
          <w:szCs w:val="22"/>
        </w:rPr>
        <w:t>5</w:t>
      </w:r>
      <w:r w:rsidR="00F105ED">
        <w:rPr>
          <w:rFonts w:ascii="Times New Roman" w:hAnsi="Times New Roman" w:cs="Times New Roman"/>
          <w:sz w:val="22"/>
          <w:szCs w:val="22"/>
        </w:rPr>
        <w:t xml:space="preserve">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46C92AA3" w14:textId="7FEF1248" w:rsidR="00320B43" w:rsidRPr="00041C68" w:rsidRDefault="00320B43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 xml:space="preserve">Reviewer, ACM </w:t>
      </w:r>
      <w:r w:rsidR="00F105ED">
        <w:rPr>
          <w:rFonts w:ascii="Times New Roman" w:hAnsi="Times New Roman" w:cs="Times New Roman"/>
          <w:sz w:val="22"/>
          <w:szCs w:val="22"/>
        </w:rPr>
        <w:t xml:space="preserve">CHI.                                      </w:t>
      </w:r>
      <w:r w:rsidRPr="00041C68">
        <w:rPr>
          <w:rFonts w:ascii="Times New Roman" w:hAnsi="Times New Roman" w:cs="Times New Roman"/>
          <w:sz w:val="22"/>
          <w:szCs w:val="22"/>
        </w:rPr>
        <w:tab/>
      </w:r>
      <w:r w:rsidR="00DD20DE" w:rsidRPr="00041C68">
        <w:rPr>
          <w:rFonts w:ascii="Times New Roman" w:hAnsi="Times New Roman" w:cs="Times New Roman"/>
          <w:sz w:val="22"/>
          <w:szCs w:val="22"/>
        </w:rPr>
        <w:t>202</w:t>
      </w:r>
      <w:r w:rsidR="00DD20DE">
        <w:rPr>
          <w:rFonts w:ascii="Times New Roman" w:hAnsi="Times New Roman" w:cs="Times New Roman"/>
          <w:sz w:val="22"/>
          <w:szCs w:val="22"/>
        </w:rPr>
        <w:t xml:space="preserve">5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78B499BE" w14:textId="072F7901" w:rsidR="004445A5" w:rsidRDefault="003E3AE7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>Member</w:t>
      </w:r>
      <w:r w:rsidR="00320B43" w:rsidRPr="00041C68">
        <w:rPr>
          <w:rFonts w:ascii="Times New Roman" w:hAnsi="Times New Roman" w:cs="Times New Roman"/>
          <w:sz w:val="22"/>
          <w:szCs w:val="22"/>
        </w:rPr>
        <w:t xml:space="preserve">, </w:t>
      </w:r>
      <w:r w:rsidRPr="00041C68">
        <w:rPr>
          <w:rFonts w:ascii="Times New Roman" w:hAnsi="Times New Roman" w:cs="Times New Roman"/>
          <w:sz w:val="22"/>
          <w:szCs w:val="22"/>
        </w:rPr>
        <w:t>NYU Global Student AI Advisory Group</w:t>
      </w:r>
      <w:r w:rsidR="00E8062E" w:rsidRPr="00041C68">
        <w:rPr>
          <w:rFonts w:ascii="Times New Roman" w:hAnsi="Times New Roman" w:cs="Times New Roman"/>
          <w:sz w:val="22"/>
          <w:szCs w:val="22"/>
        </w:rPr>
        <w:t>, NYU Office of the Provos</w:t>
      </w:r>
      <w:r w:rsidR="00813AE4" w:rsidRPr="00041C68">
        <w:rPr>
          <w:rFonts w:ascii="Times New Roman" w:hAnsi="Times New Roman" w:cs="Times New Roman"/>
          <w:sz w:val="22"/>
          <w:szCs w:val="22"/>
        </w:rPr>
        <w:t>t</w:t>
      </w:r>
      <w:r w:rsidRPr="00041C68">
        <w:rPr>
          <w:rFonts w:ascii="Times New Roman" w:hAnsi="Times New Roman" w:cs="Times New Roman"/>
          <w:sz w:val="22"/>
          <w:szCs w:val="22"/>
        </w:rPr>
        <w:t xml:space="preserve">     </w:t>
      </w:r>
      <w:r w:rsidRPr="00041C68">
        <w:rPr>
          <w:rFonts w:ascii="Times New Roman" w:hAnsi="Times New Roman" w:cs="Times New Roman"/>
          <w:sz w:val="22"/>
          <w:szCs w:val="22"/>
        </w:rPr>
        <w:tab/>
      </w:r>
      <w:r w:rsidR="00DD20DE" w:rsidRPr="00041C68">
        <w:rPr>
          <w:rFonts w:ascii="Times New Roman" w:hAnsi="Times New Roman" w:cs="Times New Roman"/>
          <w:sz w:val="22"/>
          <w:szCs w:val="22"/>
        </w:rPr>
        <w:t>202</w:t>
      </w:r>
      <w:r w:rsidR="00DD20DE">
        <w:rPr>
          <w:rFonts w:ascii="Times New Roman" w:hAnsi="Times New Roman" w:cs="Times New Roman"/>
          <w:sz w:val="22"/>
          <w:szCs w:val="22"/>
        </w:rPr>
        <w:t xml:space="preserve">5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18E27C47" w14:textId="77777777" w:rsidR="00BE044D" w:rsidRDefault="00BE044D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31199C64" w14:textId="3EFE2B22" w:rsidR="006F21D8" w:rsidRDefault="00E05B95" w:rsidP="006F21D8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HONORS &amp; AWARDS</w:t>
      </w:r>
    </w:p>
    <w:p w14:paraId="3E917C9F" w14:textId="197A0234" w:rsidR="006F21D8" w:rsidRPr="00041C68" w:rsidRDefault="006F21D8" w:rsidP="006F21D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EA5257">
        <w:rPr>
          <w:rFonts w:ascii="Times New Roman" w:hAnsi="Times New Roman" w:cs="Times New Roman"/>
          <w:sz w:val="22"/>
          <w:szCs w:val="22"/>
        </w:rPr>
        <w:t>Administration, Leadership, &amp; Technology</w:t>
      </w:r>
      <w:r>
        <w:rPr>
          <w:rFonts w:ascii="Times New Roman" w:hAnsi="Times New Roman" w:cs="Times New Roman"/>
          <w:sz w:val="22"/>
          <w:szCs w:val="22"/>
        </w:rPr>
        <w:t xml:space="preserve"> Scholarship</w:t>
      </w:r>
      <w:r w:rsidR="008D6FFF">
        <w:rPr>
          <w:rFonts w:ascii="Times New Roman" w:hAnsi="Times New Roman" w:cs="Times New Roman"/>
          <w:sz w:val="22"/>
          <w:szCs w:val="22"/>
        </w:rPr>
        <w:t>, New York University</w:t>
      </w:r>
      <w:r>
        <w:rPr>
          <w:rFonts w:ascii="Times New Roman" w:hAnsi="Times New Roman" w:cs="Times New Roman" w:hint="eastAsia"/>
          <w:sz w:val="22"/>
          <w:szCs w:val="22"/>
        </w:rPr>
        <w:t xml:space="preserve">       </w:t>
      </w:r>
      <w:r w:rsidRPr="00041C68">
        <w:rPr>
          <w:rFonts w:ascii="Times New Roman" w:hAnsi="Times New Roman" w:cs="Times New Roman"/>
          <w:sz w:val="22"/>
          <w:szCs w:val="22"/>
        </w:rPr>
        <w:tab/>
        <w:t>202</w:t>
      </w:r>
      <w:r>
        <w:rPr>
          <w:rFonts w:ascii="Times New Roman" w:hAnsi="Times New Roman" w:cs="Times New Roman"/>
          <w:sz w:val="22"/>
          <w:szCs w:val="22"/>
        </w:rPr>
        <w:t>4</w:t>
      </w:r>
      <w:r w:rsidR="00093E72">
        <w:rPr>
          <w:rFonts w:ascii="Times New Roman" w:hAnsi="Times New Roman" w:cs="Times New Roman"/>
          <w:sz w:val="22"/>
          <w:szCs w:val="22"/>
        </w:rPr>
        <w:t xml:space="preserve"> </w:t>
      </w:r>
      <w:bookmarkStart w:id="5" w:name="OLE_LINK2"/>
      <w:r>
        <w:rPr>
          <w:rFonts w:ascii="Times New Roman" w:hAnsi="Times New Roman" w:cs="Times New Roman"/>
          <w:sz w:val="22"/>
          <w:szCs w:val="22"/>
        </w:rPr>
        <w:sym w:font="Symbol" w:char="F02D"/>
      </w:r>
      <w:bookmarkEnd w:id="5"/>
      <w:r>
        <w:rPr>
          <w:rFonts w:ascii="Times New Roman" w:hAnsi="Times New Roman" w:cs="Times New Roman"/>
          <w:sz w:val="22"/>
          <w:szCs w:val="22"/>
        </w:rPr>
        <w:t xml:space="preserve"> 2026</w:t>
      </w:r>
    </w:p>
    <w:p w14:paraId="7EA8E9AD" w14:textId="0F1C3DB3" w:rsidR="006F21D8" w:rsidRDefault="00827935" w:rsidP="008279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Undergraduate Student Teaching Fellowship</w:t>
      </w:r>
      <w:r w:rsidR="008D6FFF">
        <w:rPr>
          <w:rFonts w:ascii="Times New Roman" w:hAnsi="Times New Roman" w:cs="Times New Roman"/>
          <w:sz w:val="22"/>
          <w:szCs w:val="22"/>
        </w:rPr>
        <w:t xml:space="preserve">, </w:t>
      </w:r>
      <w:bookmarkStart w:id="6" w:name="OLE_LINK3"/>
      <w:r w:rsidR="00833862">
        <w:rPr>
          <w:rFonts w:ascii="Times New Roman" w:hAnsi="Times New Roman" w:cs="Times New Roman"/>
          <w:sz w:val="22"/>
          <w:szCs w:val="22"/>
        </w:rPr>
        <w:t>Chinese University of Hong Kon</w:t>
      </w:r>
      <w:bookmarkEnd w:id="6"/>
      <w:r w:rsidR="00833862">
        <w:rPr>
          <w:rFonts w:ascii="Times New Roman" w:hAnsi="Times New Roman" w:cs="Times New Roman"/>
          <w:sz w:val="22"/>
          <w:szCs w:val="22"/>
        </w:rPr>
        <w:t xml:space="preserve">g </w:t>
      </w:r>
      <w:r>
        <w:rPr>
          <w:rFonts w:ascii="Times New Roman" w:hAnsi="Times New Roman" w:cs="Times New Roman"/>
          <w:sz w:val="22"/>
          <w:szCs w:val="22"/>
        </w:rPr>
        <w:tab/>
        <w:t>2023</w:t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 w:rsidR="00093E72">
        <w:rPr>
          <w:rFonts w:ascii="Times New Roman" w:hAnsi="Times New Roman" w:cs="Times New Roman"/>
          <w:sz w:val="22"/>
          <w:szCs w:val="22"/>
        </w:rPr>
        <w:sym w:font="Symbol" w:char="F02D"/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2024</w:t>
      </w:r>
    </w:p>
    <w:p w14:paraId="53B29DD5" w14:textId="4CC34971" w:rsidR="00E05B95" w:rsidRDefault="007F311E" w:rsidP="008279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proofErr w:type="spellStart"/>
      <w:r w:rsidRPr="007F311E">
        <w:rPr>
          <w:rFonts w:ascii="Times New Roman" w:hAnsi="Times New Roman" w:cs="Times New Roman"/>
          <w:sz w:val="22"/>
          <w:szCs w:val="22"/>
        </w:rPr>
        <w:t>Diligentia</w:t>
      </w:r>
      <w:proofErr w:type="spellEnd"/>
      <w:r w:rsidRPr="007F311E">
        <w:rPr>
          <w:rFonts w:ascii="Times New Roman" w:hAnsi="Times New Roman" w:cs="Times New Roman"/>
          <w:sz w:val="22"/>
          <w:szCs w:val="22"/>
        </w:rPr>
        <w:t xml:space="preserve"> Whetstone</w:t>
      </w:r>
      <w:r>
        <w:rPr>
          <w:rFonts w:ascii="Times New Roman" w:hAnsi="Times New Roman" w:cs="Times New Roman" w:hint="eastAsia"/>
          <w:sz w:val="22"/>
          <w:szCs w:val="22"/>
        </w:rPr>
        <w:t xml:space="preserve"> A</w:t>
      </w:r>
      <w:r>
        <w:rPr>
          <w:rFonts w:ascii="Times New Roman" w:hAnsi="Times New Roman" w:cs="Times New Roman"/>
          <w:sz w:val="22"/>
          <w:szCs w:val="22"/>
        </w:rPr>
        <w:t xml:space="preserve">ward, </w:t>
      </w:r>
      <w:proofErr w:type="spellStart"/>
      <w:r w:rsidR="006561DC">
        <w:rPr>
          <w:rFonts w:ascii="Times New Roman" w:hAnsi="Times New Roman" w:cs="Times New Roman"/>
          <w:sz w:val="22"/>
          <w:szCs w:val="22"/>
        </w:rPr>
        <w:t>Dligigentia</w:t>
      </w:r>
      <w:proofErr w:type="spellEnd"/>
      <w:r w:rsidR="006561DC">
        <w:rPr>
          <w:rFonts w:ascii="Times New Roman" w:hAnsi="Times New Roman" w:cs="Times New Roman"/>
          <w:sz w:val="22"/>
          <w:szCs w:val="22"/>
        </w:rPr>
        <w:t xml:space="preserve"> College, </w:t>
      </w:r>
      <w:r>
        <w:rPr>
          <w:rFonts w:ascii="Times New Roman" w:hAnsi="Times New Roman" w:cs="Times New Roman"/>
          <w:sz w:val="22"/>
          <w:szCs w:val="22"/>
        </w:rPr>
        <w:t>Chinese University of Hong Kong</w:t>
      </w:r>
      <w:r>
        <w:rPr>
          <w:rFonts w:ascii="Times New Roman" w:hAnsi="Times New Roman" w:cs="Times New Roman"/>
          <w:sz w:val="22"/>
          <w:szCs w:val="22"/>
        </w:rPr>
        <w:tab/>
        <w:t>2023</w:t>
      </w:r>
    </w:p>
    <w:p w14:paraId="1DF2A45E" w14:textId="47CCC80F" w:rsidR="00827935" w:rsidRDefault="008831CB" w:rsidP="008831C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Undergraduate Research Award</w:t>
      </w:r>
      <w:r w:rsidR="008D6FFF">
        <w:rPr>
          <w:rFonts w:ascii="Times New Roman" w:hAnsi="Times New Roman" w:cs="Times New Roman"/>
          <w:sz w:val="22"/>
          <w:szCs w:val="22"/>
        </w:rPr>
        <w:t xml:space="preserve">, </w:t>
      </w:r>
      <w:r w:rsidR="00F6619E">
        <w:rPr>
          <w:rFonts w:ascii="Times New Roman" w:hAnsi="Times New Roman" w:cs="Times New Roman"/>
          <w:sz w:val="22"/>
          <w:szCs w:val="22"/>
        </w:rPr>
        <w:t>Chinese University of Hong Kong</w:t>
      </w:r>
      <w:r>
        <w:rPr>
          <w:rFonts w:ascii="Times New Roman" w:hAnsi="Times New Roman" w:cs="Times New Roman"/>
          <w:sz w:val="22"/>
          <w:szCs w:val="22"/>
        </w:rPr>
        <w:tab/>
        <w:t>2022</w:t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 w:rsidR="00093E72">
        <w:rPr>
          <w:rFonts w:ascii="Times New Roman" w:hAnsi="Times New Roman" w:cs="Times New Roman"/>
          <w:sz w:val="22"/>
          <w:szCs w:val="22"/>
        </w:rPr>
        <w:sym w:font="Symbol" w:char="F02D"/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2024</w:t>
      </w:r>
    </w:p>
    <w:p w14:paraId="311C8EBA" w14:textId="77777777" w:rsidR="00BE044D" w:rsidRPr="00041C68" w:rsidRDefault="00BE044D" w:rsidP="008831C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7F8DDC72" w14:textId="77777777" w:rsidR="00A806C7" w:rsidRDefault="00A806C7" w:rsidP="00A806C7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DIPLOMA &amp; CERTIFICATES</w:t>
      </w:r>
    </w:p>
    <w:p w14:paraId="492B1D4B" w14:textId="03E5A892" w:rsidR="00C402C0" w:rsidRDefault="00C402C0" w:rsidP="009F2C3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International B</w:t>
      </w:r>
      <w:r w:rsidRPr="00C402C0">
        <w:rPr>
          <w:rFonts w:ascii="Times New Roman" w:hAnsi="Times New Roman" w:cs="Times New Roman"/>
          <w:sz w:val="22"/>
          <w:szCs w:val="22"/>
        </w:rPr>
        <w:t xml:space="preserve">accalaureate </w:t>
      </w:r>
      <w:r>
        <w:rPr>
          <w:rFonts w:ascii="Times New Roman" w:hAnsi="Times New Roman" w:cs="Times New Roman"/>
          <w:sz w:val="22"/>
          <w:szCs w:val="22"/>
        </w:rPr>
        <w:t>D</w:t>
      </w:r>
      <w:r w:rsidRPr="00C402C0">
        <w:rPr>
          <w:rFonts w:ascii="Times New Roman" w:hAnsi="Times New Roman" w:cs="Times New Roman"/>
          <w:sz w:val="22"/>
          <w:szCs w:val="22"/>
        </w:rPr>
        <w:t>iploma</w:t>
      </w:r>
      <w:r w:rsidR="009F2C36">
        <w:rPr>
          <w:rFonts w:ascii="Times New Roman" w:hAnsi="Times New Roman" w:cs="Times New Roman"/>
          <w:sz w:val="22"/>
          <w:szCs w:val="22"/>
        </w:rPr>
        <w:tab/>
        <w:t>2019</w:t>
      </w:r>
    </w:p>
    <w:p w14:paraId="004F0212" w14:textId="3AAE3B70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IBDP </w:t>
      </w:r>
      <w:r w:rsidRPr="003E190E">
        <w:rPr>
          <w:rFonts w:ascii="Times New Roman" w:hAnsi="Times New Roman" w:cs="Times New Roman"/>
          <w:sz w:val="22"/>
          <w:szCs w:val="22"/>
        </w:rPr>
        <w:t>Teaching and Learning in a Global Context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3E190E">
        <w:rPr>
          <w:rFonts w:ascii="Times New Roman" w:hAnsi="Times New Roman" w:cs="Times New Roman"/>
          <w:sz w:val="22"/>
          <w:szCs w:val="22"/>
        </w:rPr>
        <w:t xml:space="preserve"> DePaul University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3245F1CD" w14:textId="43E617DD" w:rsidR="00C86FDE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Teaching English to Speakers of Other Languages, The American TESOL Institute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1674D0CD" w14:textId="77777777" w:rsidR="00BE044D" w:rsidRDefault="00BE044D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4899D325" w14:textId="77777777" w:rsidR="00A806C7" w:rsidRPr="00700A0B" w:rsidRDefault="00A806C7" w:rsidP="00A806C7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b/>
          <w:bCs/>
          <w:caps/>
          <w:sz w:val="24"/>
        </w:rPr>
      </w:pPr>
      <w:r>
        <w:rPr>
          <w:rFonts w:ascii="Times New Roman" w:hAnsi="Times New Roman" w:cs="Times New Roman" w:hint="eastAsia"/>
          <w:b/>
          <w:bCs/>
          <w:caps/>
          <w:sz w:val="24"/>
        </w:rPr>
        <w:t>Language &amp; Technical Skills</w:t>
      </w:r>
    </w:p>
    <w:p w14:paraId="50460D2E" w14:textId="77777777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Languages:</w:t>
      </w:r>
      <w:r>
        <w:rPr>
          <w:rFonts w:ascii="Times New Roman" w:hAnsi="Times New Roman" w:cs="Times New Roman" w:hint="eastAsia"/>
          <w:sz w:val="22"/>
          <w:szCs w:val="22"/>
        </w:rPr>
        <w:t xml:space="preserve"> Mandarin (native), English (near native), French (intermediate)</w:t>
      </w:r>
      <w:r>
        <w:rPr>
          <w:rFonts w:ascii="Times New Roman" w:hAnsi="Times New Roman" w:cs="Times New Roman"/>
          <w:sz w:val="22"/>
          <w:szCs w:val="22"/>
        </w:rPr>
        <w:t>, Hebrew (conversational)</w:t>
      </w:r>
    </w:p>
    <w:p w14:paraId="2A747647" w14:textId="77777777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93478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Programming: </w:t>
      </w:r>
      <w:r w:rsidRPr="00793478">
        <w:rPr>
          <w:rFonts w:ascii="Times New Roman" w:hAnsi="Times New Roman" w:cs="Times New Roman" w:hint="eastAsia"/>
          <w:sz w:val="22"/>
          <w:szCs w:val="22"/>
        </w:rPr>
        <w:t>HTML, JavaScript, Python,</w:t>
      </w:r>
      <w:r w:rsidRPr="00793478">
        <w:rPr>
          <w:rFonts w:ascii="Times New Roman" w:hAnsi="Times New Roman" w:cs="Times New Roman"/>
          <w:sz w:val="22"/>
          <w:szCs w:val="22"/>
        </w:rPr>
        <w:t xml:space="preserve"> </w:t>
      </w:r>
      <w:r w:rsidRPr="00793478">
        <w:rPr>
          <w:rFonts w:ascii="Times New Roman" w:hAnsi="Times New Roman" w:cs="Times New Roman" w:hint="eastAsia"/>
          <w:sz w:val="22"/>
          <w:szCs w:val="22"/>
        </w:rPr>
        <w:t xml:space="preserve">C++, </w:t>
      </w:r>
      <w:r>
        <w:rPr>
          <w:rFonts w:ascii="Times New Roman" w:hAnsi="Times New Roman" w:cs="Times New Roman"/>
          <w:sz w:val="22"/>
          <w:szCs w:val="22"/>
        </w:rPr>
        <w:t xml:space="preserve">C#, Swift, </w:t>
      </w:r>
      <w:r w:rsidRPr="00793478">
        <w:rPr>
          <w:rFonts w:ascii="Times New Roman" w:hAnsi="Times New Roman" w:cs="Times New Roman" w:hint="eastAsia"/>
          <w:sz w:val="22"/>
          <w:szCs w:val="22"/>
        </w:rPr>
        <w:t>Dart, Rust, Bash, Ruby, Kotlin, JAVA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793478">
        <w:rPr>
          <w:rFonts w:ascii="Times New Roman" w:hAnsi="Times New Roman" w:cs="Times New Roman" w:hint="eastAsia"/>
          <w:sz w:val="22"/>
          <w:szCs w:val="22"/>
        </w:rPr>
        <w:t>TypeScript</w:t>
      </w:r>
      <w:r>
        <w:rPr>
          <w:rFonts w:ascii="Times New Roman" w:hAnsi="Times New Roman" w:cs="Times New Roman"/>
          <w:sz w:val="22"/>
          <w:szCs w:val="22"/>
        </w:rPr>
        <w:t xml:space="preserve">, SQL, </w:t>
      </w:r>
      <w:proofErr w:type="spellStart"/>
      <w:r>
        <w:rPr>
          <w:rFonts w:ascii="Times New Roman" w:hAnsi="Times New Roman" w:cs="Times New Roman"/>
          <w:sz w:val="22"/>
          <w:szCs w:val="22"/>
        </w:rPr>
        <w:t>PyTorch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TensorFlow, AWS, Azure, </w:t>
      </w:r>
      <w:r w:rsidRPr="00A63398">
        <w:rPr>
          <w:rFonts w:ascii="Times New Roman" w:hAnsi="Times New Roman" w:cs="Times New Roman"/>
          <w:sz w:val="22"/>
          <w:szCs w:val="22"/>
        </w:rPr>
        <w:t>OpenMP, OpenCL, MP</w:t>
      </w:r>
      <w:r>
        <w:rPr>
          <w:rFonts w:ascii="Times New Roman" w:hAnsi="Times New Roman" w:cs="Times New Roman"/>
          <w:sz w:val="22"/>
          <w:szCs w:val="22"/>
        </w:rPr>
        <w:t>I, K8S, CUDA</w:t>
      </w:r>
    </w:p>
    <w:p w14:paraId="3A9AB403" w14:textId="21DCCA37" w:rsidR="002C55CB" w:rsidRDefault="00A806C7" w:rsidP="006333A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831F0">
        <w:rPr>
          <w:rFonts w:ascii="Times New Roman" w:hAnsi="Times New Roman" w:cs="Times New Roman"/>
          <w:b/>
          <w:bCs/>
          <w:sz w:val="22"/>
          <w:szCs w:val="22"/>
        </w:rPr>
        <w:t xml:space="preserve">Technical Skills: </w:t>
      </w:r>
      <w:r w:rsidRPr="007831F0">
        <w:rPr>
          <w:rFonts w:ascii="Times New Roman" w:hAnsi="Times New Roman" w:cs="Times New Roman"/>
          <w:sz w:val="22"/>
          <w:szCs w:val="22"/>
        </w:rPr>
        <w:t>Advanced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MS Word/Excel/PowerPoint, Adobe Acrobat/Illustrator/PS/PR/InDesign, Google Sites/SEO, Blender (3D modeling), Unity, </w:t>
      </w:r>
      <w:proofErr w:type="spellStart"/>
      <w:r>
        <w:rPr>
          <w:rFonts w:ascii="Times New Roman" w:hAnsi="Times New Roman" w:cs="Times New Roman"/>
          <w:sz w:val="22"/>
          <w:szCs w:val="22"/>
        </w:rPr>
        <w:t>FinalCutPro</w:t>
      </w:r>
      <w:proofErr w:type="spellEnd"/>
      <w:r>
        <w:rPr>
          <w:rFonts w:ascii="Times New Roman" w:hAnsi="Times New Roman" w:cs="Times New Roman"/>
          <w:sz w:val="22"/>
          <w:szCs w:val="22"/>
        </w:rPr>
        <w:t>, WordPress, Canva, QuickBooks</w:t>
      </w:r>
    </w:p>
    <w:sectPr w:rsidR="002C55CB" w:rsidSect="006037D2">
      <w:footerReference w:type="even" r:id="rId9"/>
      <w:footerReference w:type="default" r:id="rId10"/>
      <w:headerReference w:type="first" r:id="rId11"/>
      <w:pgSz w:w="11906" w:h="16838"/>
      <w:pgMar w:top="1440" w:right="1440" w:bottom="1440" w:left="1440" w:header="288" w:footer="288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C7AEC" w14:textId="77777777" w:rsidR="00AB2B22" w:rsidRDefault="00AB2B22">
      <w:r>
        <w:separator/>
      </w:r>
    </w:p>
  </w:endnote>
  <w:endnote w:type="continuationSeparator" w:id="0">
    <w:p w14:paraId="18AC6618" w14:textId="77777777" w:rsidR="00AB2B22" w:rsidRDefault="00AB2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31609430"/>
      <w:docPartObj>
        <w:docPartGallery w:val="AutoText"/>
      </w:docPartObj>
    </w:sdtPr>
    <w:sdtEndPr>
      <w:rPr>
        <w:rStyle w:val="PageNumber"/>
      </w:rPr>
    </w:sdtEndPr>
    <w:sdtContent>
      <w:p w14:paraId="601727DE" w14:textId="77777777" w:rsidR="006468B2" w:rsidRDefault="00F256D8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616249" w14:textId="77777777" w:rsidR="006468B2" w:rsidRDefault="006468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78412709"/>
      <w:docPartObj>
        <w:docPartGallery w:val="AutoText"/>
      </w:docPartObj>
    </w:sdtPr>
    <w:sdtEndPr>
      <w:rPr>
        <w:rStyle w:val="PageNumber"/>
      </w:rPr>
    </w:sdtEndPr>
    <w:sdtContent>
      <w:p w14:paraId="1AC672E8" w14:textId="77777777" w:rsidR="006468B2" w:rsidRDefault="00F256D8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t xml:space="preserve">Wang, 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A32E61A" w14:textId="77777777" w:rsidR="006468B2" w:rsidRDefault="006468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74A41" w14:textId="77777777" w:rsidR="00AB2B22" w:rsidRDefault="00AB2B22">
      <w:r>
        <w:separator/>
      </w:r>
    </w:p>
  </w:footnote>
  <w:footnote w:type="continuationSeparator" w:id="0">
    <w:p w14:paraId="19916A2A" w14:textId="77777777" w:rsidR="00AB2B22" w:rsidRDefault="00AB2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623FA" w14:textId="14307B90" w:rsidR="009E13FC" w:rsidRDefault="008F0AC9" w:rsidP="009E13FC">
    <w:pPr>
      <w:jc w:val="center"/>
      <w:rPr>
        <w:rFonts w:ascii="Times New Roman" w:hAnsi="Times New Roman" w:cs="Times New Roman"/>
        <w:b/>
        <w:bCs/>
        <w:sz w:val="40"/>
        <w:szCs w:val="48"/>
      </w:rPr>
    </w:pPr>
    <w:r>
      <w:rPr>
        <w:rFonts w:ascii="Times New Roman" w:hAnsi="Times New Roman" w:cs="Times New Roman"/>
        <w:b/>
        <w:bCs/>
        <w:sz w:val="40"/>
        <w:szCs w:val="48"/>
      </w:rPr>
      <w:t xml:space="preserve">George </w:t>
    </w:r>
    <w:r w:rsidR="009E13FC">
      <w:rPr>
        <w:rFonts w:ascii="Times New Roman" w:hAnsi="Times New Roman" w:cs="Times New Roman"/>
        <w:b/>
        <w:bCs/>
        <w:sz w:val="40"/>
        <w:szCs w:val="48"/>
      </w:rPr>
      <w:t>(</w:t>
    </w:r>
    <w:r>
      <w:rPr>
        <w:rFonts w:ascii="Times New Roman" w:hAnsi="Times New Roman" w:cs="Times New Roman"/>
        <w:b/>
        <w:bCs/>
        <w:sz w:val="40"/>
        <w:szCs w:val="48"/>
      </w:rPr>
      <w:t>Xi</w:t>
    </w:r>
    <w:r w:rsidR="009E13FC">
      <w:rPr>
        <w:rFonts w:ascii="Times New Roman" w:hAnsi="Times New Roman" w:cs="Times New Roman"/>
        <w:b/>
        <w:bCs/>
        <w:sz w:val="40"/>
        <w:szCs w:val="48"/>
      </w:rPr>
      <w:t xml:space="preserve">) Wang </w:t>
    </w:r>
  </w:p>
  <w:p w14:paraId="77DEFB11" w14:textId="15A9D218" w:rsidR="009E13FC" w:rsidRDefault="00DA49DE" w:rsidP="009E13FC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370 Jay Street</w:t>
    </w:r>
    <w:r w:rsidR="009E13FC">
      <w:rPr>
        <w:rFonts w:ascii="Times New Roman" w:hAnsi="Times New Roman" w:cs="Times New Roman"/>
        <w:sz w:val="22"/>
        <w:szCs w:val="22"/>
      </w:rPr>
      <w:tab/>
      <w:t>Phone: +(1) 9282258995</w:t>
    </w:r>
  </w:p>
  <w:p w14:paraId="4052C5CB" w14:textId="722D01BB" w:rsidR="009E13FC" w:rsidRDefault="009E13FC" w:rsidP="002040B5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  <w:u w:val="single"/>
      </w:rPr>
    </w:pPr>
    <w:r>
      <w:rPr>
        <w:rFonts w:ascii="Times New Roman" w:hAnsi="Times New Roman" w:cs="Times New Roman"/>
        <w:sz w:val="22"/>
        <w:szCs w:val="22"/>
      </w:rPr>
      <w:t>New York</w:t>
    </w:r>
    <w:r w:rsidR="00834D67">
      <w:rPr>
        <w:rFonts w:ascii="Times New Roman" w:hAnsi="Times New Roman" w:cs="Times New Roman"/>
        <w:sz w:val="22"/>
        <w:szCs w:val="22"/>
      </w:rPr>
      <w:t xml:space="preserve">, </w:t>
    </w:r>
    <w:r w:rsidR="00DA49DE">
      <w:rPr>
        <w:rFonts w:ascii="Times New Roman" w:hAnsi="Times New Roman" w:cs="Times New Roman"/>
        <w:sz w:val="22"/>
        <w:szCs w:val="22"/>
      </w:rPr>
      <w:t>11201</w:t>
    </w:r>
    <w:r>
      <w:rPr>
        <w:rFonts w:ascii="Times New Roman" w:hAnsi="Times New Roman" w:cs="Times New Roman"/>
        <w:sz w:val="22"/>
        <w:szCs w:val="22"/>
      </w:rPr>
      <w:t xml:space="preserve">                                      </w:t>
    </w:r>
    <w:r w:rsidR="002040B5">
      <w:rPr>
        <w:rFonts w:ascii="Times New Roman" w:hAnsi="Times New Roman" w:cs="Times New Roman"/>
        <w:sz w:val="22"/>
        <w:szCs w:val="22"/>
      </w:rPr>
      <w:tab/>
      <w:t xml:space="preserve">E-mail: </w:t>
    </w:r>
    <w:hyperlink r:id="rId1" w:history="1">
      <w:r w:rsidR="002040B5">
        <w:rPr>
          <w:rStyle w:val="Hyperlink"/>
          <w:rFonts w:ascii="Times New Roman" w:hAnsi="Times New Roman" w:cs="Times New Roman"/>
          <w:sz w:val="22"/>
          <w:szCs w:val="22"/>
        </w:rPr>
        <w:t>georgewangxyz@gmail.com</w:t>
      </w:r>
    </w:hyperlink>
  </w:p>
  <w:p w14:paraId="34F8A21A" w14:textId="43BE5E9B" w:rsidR="009E13FC" w:rsidRDefault="00834D67" w:rsidP="009E13FC">
    <w:pPr>
      <w:tabs>
        <w:tab w:val="right" w:pos="9026"/>
      </w:tabs>
      <w:jc w:val="left"/>
      <w:rPr>
        <w:rStyle w:val="Hyperlink"/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 xml:space="preserve">LinkedIn: </w:t>
    </w:r>
    <w:hyperlink r:id="rId2" w:history="1">
      <w:r w:rsidR="002040B5">
        <w:rPr>
          <w:rStyle w:val="Hyperlink"/>
          <w:rFonts w:ascii="Times New Roman" w:hAnsi="Times New Roman" w:cs="Times New Roman"/>
          <w:sz w:val="22"/>
          <w:szCs w:val="22"/>
        </w:rPr>
        <w:t>www.linkedin.com/in/georgexwang</w:t>
      </w:r>
    </w:hyperlink>
    <w:r w:rsidR="009E13FC">
      <w:rPr>
        <w:rFonts w:ascii="Times New Roman" w:hAnsi="Times New Roman" w:cs="Times New Roman"/>
        <w:sz w:val="22"/>
        <w:szCs w:val="22"/>
      </w:rPr>
      <w:tab/>
    </w:r>
    <w:r>
      <w:rPr>
        <w:rFonts w:ascii="Times New Roman" w:hAnsi="Times New Roman" w:cs="Times New Roman"/>
        <w:sz w:val="22"/>
        <w:szCs w:val="22"/>
      </w:rPr>
      <w:t>E-portfolio</w:t>
    </w:r>
    <w:r w:rsidR="009E13FC">
      <w:rPr>
        <w:rFonts w:ascii="Times New Roman" w:hAnsi="Times New Roman" w:cs="Times New Roman"/>
        <w:sz w:val="22"/>
        <w:szCs w:val="22"/>
      </w:rPr>
      <w:t xml:space="preserve">: </w:t>
    </w:r>
    <w:hyperlink r:id="rId3" w:history="1">
      <w:r w:rsidRPr="006D72AB">
        <w:rPr>
          <w:rStyle w:val="Hyperlink"/>
          <w:rFonts w:ascii="Times New Roman" w:hAnsi="Times New Roman" w:cs="Times New Roman"/>
          <w:sz w:val="22"/>
          <w:szCs w:val="22"/>
        </w:rPr>
        <w:t>www.georgewx.com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2F8D"/>
    <w:multiLevelType w:val="hybridMultilevel"/>
    <w:tmpl w:val="D1403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55478"/>
    <w:multiLevelType w:val="multilevel"/>
    <w:tmpl w:val="21155478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4263DA"/>
    <w:multiLevelType w:val="multilevel"/>
    <w:tmpl w:val="224263DA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BBA0215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3B010F7"/>
    <w:multiLevelType w:val="hybridMultilevel"/>
    <w:tmpl w:val="258E0994"/>
    <w:lvl w:ilvl="0" w:tplc="04090001">
      <w:start w:val="1"/>
      <w:numFmt w:val="bullet"/>
      <w:lvlText w:val=""/>
      <w:lvlJc w:val="left"/>
      <w:pPr>
        <w:ind w:left="9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4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1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6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3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7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5508" w:hanging="360"/>
      </w:pPr>
      <w:rPr>
        <w:rFonts w:ascii="Wingdings" w:hAnsi="Wingdings" w:hint="default"/>
      </w:rPr>
    </w:lvl>
  </w:abstractNum>
  <w:abstractNum w:abstractNumId="5" w15:restartNumberingAfterBreak="0">
    <w:nsid w:val="74677098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7D62393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9A44841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3604243">
    <w:abstractNumId w:val="5"/>
  </w:num>
  <w:num w:numId="2" w16cid:durableId="1298414408">
    <w:abstractNumId w:val="1"/>
  </w:num>
  <w:num w:numId="3" w16cid:durableId="1010983070">
    <w:abstractNumId w:val="2"/>
  </w:num>
  <w:num w:numId="4" w16cid:durableId="1098133333">
    <w:abstractNumId w:val="0"/>
  </w:num>
  <w:num w:numId="5" w16cid:durableId="447239259">
    <w:abstractNumId w:val="4"/>
  </w:num>
  <w:num w:numId="6" w16cid:durableId="586769846">
    <w:abstractNumId w:val="3"/>
  </w:num>
  <w:num w:numId="7" w16cid:durableId="97482399">
    <w:abstractNumId w:val="6"/>
  </w:num>
  <w:num w:numId="8" w16cid:durableId="869681910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12447">
    <w15:presenceInfo w15:providerId="AD" w15:userId="S::M12447@m365.show::b1e6087a-7e7d-4f96-86a0-64ea44292cf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Y5ZGQ5ZWQ1MmJhMGZkNmYwMjg3MjM4MGI4MGE3YjQifQ=="/>
  </w:docVars>
  <w:rsids>
    <w:rsidRoot w:val="008C6F8E"/>
    <w:rsid w:val="000007FE"/>
    <w:rsid w:val="000024B1"/>
    <w:rsid w:val="00002986"/>
    <w:rsid w:val="00003D3D"/>
    <w:rsid w:val="000047D8"/>
    <w:rsid w:val="0000544E"/>
    <w:rsid w:val="000059C3"/>
    <w:rsid w:val="00011A8A"/>
    <w:rsid w:val="000130EB"/>
    <w:rsid w:val="00013B50"/>
    <w:rsid w:val="000174D4"/>
    <w:rsid w:val="0002374D"/>
    <w:rsid w:val="000246D1"/>
    <w:rsid w:val="00031EB0"/>
    <w:rsid w:val="00031F5E"/>
    <w:rsid w:val="0003349F"/>
    <w:rsid w:val="00033A5E"/>
    <w:rsid w:val="0003599B"/>
    <w:rsid w:val="00035C36"/>
    <w:rsid w:val="00037265"/>
    <w:rsid w:val="00041C68"/>
    <w:rsid w:val="00044642"/>
    <w:rsid w:val="00047C44"/>
    <w:rsid w:val="000513EF"/>
    <w:rsid w:val="00052936"/>
    <w:rsid w:val="00054E27"/>
    <w:rsid w:val="0005576A"/>
    <w:rsid w:val="00060E4B"/>
    <w:rsid w:val="0006189B"/>
    <w:rsid w:val="000625FD"/>
    <w:rsid w:val="0006391C"/>
    <w:rsid w:val="000641ED"/>
    <w:rsid w:val="000670C9"/>
    <w:rsid w:val="00070CFF"/>
    <w:rsid w:val="00073CE9"/>
    <w:rsid w:val="00074643"/>
    <w:rsid w:val="00075083"/>
    <w:rsid w:val="00075112"/>
    <w:rsid w:val="0007567F"/>
    <w:rsid w:val="00076031"/>
    <w:rsid w:val="00076501"/>
    <w:rsid w:val="00080664"/>
    <w:rsid w:val="000838BD"/>
    <w:rsid w:val="00083B87"/>
    <w:rsid w:val="00085AF0"/>
    <w:rsid w:val="000873C7"/>
    <w:rsid w:val="00090C3D"/>
    <w:rsid w:val="00092BD3"/>
    <w:rsid w:val="00093E72"/>
    <w:rsid w:val="0009553A"/>
    <w:rsid w:val="00096B31"/>
    <w:rsid w:val="000A3CA1"/>
    <w:rsid w:val="000A431D"/>
    <w:rsid w:val="000B413D"/>
    <w:rsid w:val="000B53AE"/>
    <w:rsid w:val="000B7B44"/>
    <w:rsid w:val="000C28DA"/>
    <w:rsid w:val="000C29FB"/>
    <w:rsid w:val="000C39C1"/>
    <w:rsid w:val="000C4230"/>
    <w:rsid w:val="000C548E"/>
    <w:rsid w:val="000C6A29"/>
    <w:rsid w:val="000D38FF"/>
    <w:rsid w:val="000D3A15"/>
    <w:rsid w:val="000D5331"/>
    <w:rsid w:val="000E0C4E"/>
    <w:rsid w:val="000E2623"/>
    <w:rsid w:val="000E6B64"/>
    <w:rsid w:val="000E759C"/>
    <w:rsid w:val="000F1EA2"/>
    <w:rsid w:val="000F2E29"/>
    <w:rsid w:val="000F4834"/>
    <w:rsid w:val="001014E7"/>
    <w:rsid w:val="00102803"/>
    <w:rsid w:val="00107AE3"/>
    <w:rsid w:val="00111134"/>
    <w:rsid w:val="00112570"/>
    <w:rsid w:val="00114419"/>
    <w:rsid w:val="001235C8"/>
    <w:rsid w:val="00124E0D"/>
    <w:rsid w:val="001255F5"/>
    <w:rsid w:val="001256C3"/>
    <w:rsid w:val="00126A50"/>
    <w:rsid w:val="00131BBA"/>
    <w:rsid w:val="00136264"/>
    <w:rsid w:val="00136F11"/>
    <w:rsid w:val="00141003"/>
    <w:rsid w:val="00141673"/>
    <w:rsid w:val="00142EE4"/>
    <w:rsid w:val="001445B9"/>
    <w:rsid w:val="00145514"/>
    <w:rsid w:val="0015317C"/>
    <w:rsid w:val="00153749"/>
    <w:rsid w:val="0015624B"/>
    <w:rsid w:val="001562B0"/>
    <w:rsid w:val="001610A7"/>
    <w:rsid w:val="00163B4A"/>
    <w:rsid w:val="0017307C"/>
    <w:rsid w:val="001730E3"/>
    <w:rsid w:val="00176EFC"/>
    <w:rsid w:val="001831D1"/>
    <w:rsid w:val="00183FF7"/>
    <w:rsid w:val="00185A5B"/>
    <w:rsid w:val="001900CB"/>
    <w:rsid w:val="00190985"/>
    <w:rsid w:val="00196AAE"/>
    <w:rsid w:val="00197DDE"/>
    <w:rsid w:val="001A3E54"/>
    <w:rsid w:val="001A48D1"/>
    <w:rsid w:val="001B1A76"/>
    <w:rsid w:val="001B71BD"/>
    <w:rsid w:val="001C5560"/>
    <w:rsid w:val="001C6430"/>
    <w:rsid w:val="001D012D"/>
    <w:rsid w:val="001D17DB"/>
    <w:rsid w:val="001D25ED"/>
    <w:rsid w:val="001D48C9"/>
    <w:rsid w:val="001E1BF6"/>
    <w:rsid w:val="001E1E87"/>
    <w:rsid w:val="001E2E33"/>
    <w:rsid w:val="001E3B6F"/>
    <w:rsid w:val="001E3E88"/>
    <w:rsid w:val="001E4E7B"/>
    <w:rsid w:val="001E54F4"/>
    <w:rsid w:val="001E5B32"/>
    <w:rsid w:val="001E6801"/>
    <w:rsid w:val="001F051F"/>
    <w:rsid w:val="001F305C"/>
    <w:rsid w:val="001F41E6"/>
    <w:rsid w:val="001F4DB4"/>
    <w:rsid w:val="001F5F83"/>
    <w:rsid w:val="001F633E"/>
    <w:rsid w:val="001F6BAD"/>
    <w:rsid w:val="001F709C"/>
    <w:rsid w:val="002000C4"/>
    <w:rsid w:val="002003CE"/>
    <w:rsid w:val="002034A3"/>
    <w:rsid w:val="002040B5"/>
    <w:rsid w:val="00206FD9"/>
    <w:rsid w:val="0020734F"/>
    <w:rsid w:val="002105B7"/>
    <w:rsid w:val="00211780"/>
    <w:rsid w:val="00212FB2"/>
    <w:rsid w:val="002139D0"/>
    <w:rsid w:val="00222A1B"/>
    <w:rsid w:val="00224777"/>
    <w:rsid w:val="0022669C"/>
    <w:rsid w:val="0023267C"/>
    <w:rsid w:val="00234560"/>
    <w:rsid w:val="0023480B"/>
    <w:rsid w:val="002356E3"/>
    <w:rsid w:val="00240227"/>
    <w:rsid w:val="00243ED7"/>
    <w:rsid w:val="00245EB3"/>
    <w:rsid w:val="00246A29"/>
    <w:rsid w:val="00257336"/>
    <w:rsid w:val="00265FB9"/>
    <w:rsid w:val="00266DDA"/>
    <w:rsid w:val="002674F1"/>
    <w:rsid w:val="00270A17"/>
    <w:rsid w:val="002716C9"/>
    <w:rsid w:val="00271E79"/>
    <w:rsid w:val="00274EB2"/>
    <w:rsid w:val="00275A40"/>
    <w:rsid w:val="00276D4F"/>
    <w:rsid w:val="00281955"/>
    <w:rsid w:val="00283D43"/>
    <w:rsid w:val="00286DCE"/>
    <w:rsid w:val="00290004"/>
    <w:rsid w:val="002911EC"/>
    <w:rsid w:val="00292079"/>
    <w:rsid w:val="0029288A"/>
    <w:rsid w:val="00294546"/>
    <w:rsid w:val="00295F80"/>
    <w:rsid w:val="002A24A1"/>
    <w:rsid w:val="002A3884"/>
    <w:rsid w:val="002A5997"/>
    <w:rsid w:val="002B4B0F"/>
    <w:rsid w:val="002C1F30"/>
    <w:rsid w:val="002C55CB"/>
    <w:rsid w:val="002C5770"/>
    <w:rsid w:val="002C7AAD"/>
    <w:rsid w:val="002C7DC8"/>
    <w:rsid w:val="002D0894"/>
    <w:rsid w:val="002D36B5"/>
    <w:rsid w:val="002D41B0"/>
    <w:rsid w:val="002D7B19"/>
    <w:rsid w:val="002D7E2D"/>
    <w:rsid w:val="002E221A"/>
    <w:rsid w:val="002E311D"/>
    <w:rsid w:val="002E5EDE"/>
    <w:rsid w:val="002F0311"/>
    <w:rsid w:val="002F39A5"/>
    <w:rsid w:val="002F4492"/>
    <w:rsid w:val="002F502C"/>
    <w:rsid w:val="002F7178"/>
    <w:rsid w:val="002F735B"/>
    <w:rsid w:val="003033D9"/>
    <w:rsid w:val="00306213"/>
    <w:rsid w:val="00307336"/>
    <w:rsid w:val="00307D9C"/>
    <w:rsid w:val="00320B43"/>
    <w:rsid w:val="003268D2"/>
    <w:rsid w:val="00326D22"/>
    <w:rsid w:val="00327FC5"/>
    <w:rsid w:val="00332B77"/>
    <w:rsid w:val="00332C85"/>
    <w:rsid w:val="003340F0"/>
    <w:rsid w:val="00334690"/>
    <w:rsid w:val="00336749"/>
    <w:rsid w:val="00344026"/>
    <w:rsid w:val="003445A6"/>
    <w:rsid w:val="00352861"/>
    <w:rsid w:val="0035646C"/>
    <w:rsid w:val="003612A0"/>
    <w:rsid w:val="00372DC2"/>
    <w:rsid w:val="003737AA"/>
    <w:rsid w:val="00375E8D"/>
    <w:rsid w:val="003772F8"/>
    <w:rsid w:val="00381E50"/>
    <w:rsid w:val="00383A25"/>
    <w:rsid w:val="003850C0"/>
    <w:rsid w:val="003865A6"/>
    <w:rsid w:val="00387B6C"/>
    <w:rsid w:val="00391664"/>
    <w:rsid w:val="0039241E"/>
    <w:rsid w:val="003942FA"/>
    <w:rsid w:val="003945FD"/>
    <w:rsid w:val="0039512A"/>
    <w:rsid w:val="00395F95"/>
    <w:rsid w:val="00396DA2"/>
    <w:rsid w:val="00397D75"/>
    <w:rsid w:val="003B3EC5"/>
    <w:rsid w:val="003B7A5B"/>
    <w:rsid w:val="003C364C"/>
    <w:rsid w:val="003D37AD"/>
    <w:rsid w:val="003D4E04"/>
    <w:rsid w:val="003D5917"/>
    <w:rsid w:val="003D5A41"/>
    <w:rsid w:val="003E0300"/>
    <w:rsid w:val="003E190E"/>
    <w:rsid w:val="003E249A"/>
    <w:rsid w:val="003E3AE7"/>
    <w:rsid w:val="003E4E25"/>
    <w:rsid w:val="003E5A4A"/>
    <w:rsid w:val="003F005C"/>
    <w:rsid w:val="003F4645"/>
    <w:rsid w:val="003F4E12"/>
    <w:rsid w:val="003F78A9"/>
    <w:rsid w:val="00402001"/>
    <w:rsid w:val="0040420A"/>
    <w:rsid w:val="00406D56"/>
    <w:rsid w:val="00412AF1"/>
    <w:rsid w:val="00413C49"/>
    <w:rsid w:val="00413F95"/>
    <w:rsid w:val="0041434B"/>
    <w:rsid w:val="004148AD"/>
    <w:rsid w:val="004172F9"/>
    <w:rsid w:val="004203C2"/>
    <w:rsid w:val="0042060D"/>
    <w:rsid w:val="00427CA0"/>
    <w:rsid w:val="00430F13"/>
    <w:rsid w:val="0043152E"/>
    <w:rsid w:val="00432728"/>
    <w:rsid w:val="00435D6A"/>
    <w:rsid w:val="00441565"/>
    <w:rsid w:val="0044426C"/>
    <w:rsid w:val="004445A5"/>
    <w:rsid w:val="00461121"/>
    <w:rsid w:val="0046425E"/>
    <w:rsid w:val="004656D4"/>
    <w:rsid w:val="0047524A"/>
    <w:rsid w:val="0048038D"/>
    <w:rsid w:val="004810ED"/>
    <w:rsid w:val="0048159B"/>
    <w:rsid w:val="00483057"/>
    <w:rsid w:val="00492583"/>
    <w:rsid w:val="004A1890"/>
    <w:rsid w:val="004A2368"/>
    <w:rsid w:val="004A2A95"/>
    <w:rsid w:val="004B1DDB"/>
    <w:rsid w:val="004B221C"/>
    <w:rsid w:val="004B3E8C"/>
    <w:rsid w:val="004C3F57"/>
    <w:rsid w:val="004C412F"/>
    <w:rsid w:val="004C6CB8"/>
    <w:rsid w:val="004D1FE1"/>
    <w:rsid w:val="004D38A4"/>
    <w:rsid w:val="004E0883"/>
    <w:rsid w:val="004E1E2A"/>
    <w:rsid w:val="004E4ABD"/>
    <w:rsid w:val="004E6B54"/>
    <w:rsid w:val="004F12EB"/>
    <w:rsid w:val="004F14C5"/>
    <w:rsid w:val="004F1501"/>
    <w:rsid w:val="004F3EF4"/>
    <w:rsid w:val="004F4139"/>
    <w:rsid w:val="004F5D36"/>
    <w:rsid w:val="004F6BD1"/>
    <w:rsid w:val="0050148A"/>
    <w:rsid w:val="005055BA"/>
    <w:rsid w:val="00507CF4"/>
    <w:rsid w:val="0051063F"/>
    <w:rsid w:val="00512B21"/>
    <w:rsid w:val="00522131"/>
    <w:rsid w:val="005244CA"/>
    <w:rsid w:val="00524C45"/>
    <w:rsid w:val="00525353"/>
    <w:rsid w:val="00526440"/>
    <w:rsid w:val="00526CFC"/>
    <w:rsid w:val="00530629"/>
    <w:rsid w:val="0054193D"/>
    <w:rsid w:val="00543E0F"/>
    <w:rsid w:val="00544935"/>
    <w:rsid w:val="00547DBE"/>
    <w:rsid w:val="00551246"/>
    <w:rsid w:val="0055523A"/>
    <w:rsid w:val="00561168"/>
    <w:rsid w:val="00563E62"/>
    <w:rsid w:val="00567745"/>
    <w:rsid w:val="005700B3"/>
    <w:rsid w:val="00570323"/>
    <w:rsid w:val="005729CF"/>
    <w:rsid w:val="00575644"/>
    <w:rsid w:val="00575A2D"/>
    <w:rsid w:val="00576EEF"/>
    <w:rsid w:val="00577FA2"/>
    <w:rsid w:val="00581273"/>
    <w:rsid w:val="005859AC"/>
    <w:rsid w:val="00587840"/>
    <w:rsid w:val="005909E9"/>
    <w:rsid w:val="00591E3F"/>
    <w:rsid w:val="00594796"/>
    <w:rsid w:val="00595DDE"/>
    <w:rsid w:val="0059797E"/>
    <w:rsid w:val="005A3F06"/>
    <w:rsid w:val="005A7B15"/>
    <w:rsid w:val="005B3233"/>
    <w:rsid w:val="005B58D8"/>
    <w:rsid w:val="005B6D8B"/>
    <w:rsid w:val="005C54F8"/>
    <w:rsid w:val="005C7F21"/>
    <w:rsid w:val="005D01C5"/>
    <w:rsid w:val="005D0F5D"/>
    <w:rsid w:val="005D3811"/>
    <w:rsid w:val="005D4C51"/>
    <w:rsid w:val="005D539B"/>
    <w:rsid w:val="005D562A"/>
    <w:rsid w:val="005D5837"/>
    <w:rsid w:val="005D618A"/>
    <w:rsid w:val="005D7DFE"/>
    <w:rsid w:val="005E0417"/>
    <w:rsid w:val="005F1F87"/>
    <w:rsid w:val="005F3906"/>
    <w:rsid w:val="005F479D"/>
    <w:rsid w:val="005F4A20"/>
    <w:rsid w:val="005F6022"/>
    <w:rsid w:val="005F6EF3"/>
    <w:rsid w:val="005F7007"/>
    <w:rsid w:val="006036AA"/>
    <w:rsid w:val="006037D2"/>
    <w:rsid w:val="00605BDC"/>
    <w:rsid w:val="006066D7"/>
    <w:rsid w:val="006068EF"/>
    <w:rsid w:val="0060713D"/>
    <w:rsid w:val="00610197"/>
    <w:rsid w:val="0061069A"/>
    <w:rsid w:val="0061180C"/>
    <w:rsid w:val="00612A3C"/>
    <w:rsid w:val="00622B63"/>
    <w:rsid w:val="0062464F"/>
    <w:rsid w:val="0062493F"/>
    <w:rsid w:val="0062547A"/>
    <w:rsid w:val="006333A9"/>
    <w:rsid w:val="006335AD"/>
    <w:rsid w:val="00634AB0"/>
    <w:rsid w:val="00636174"/>
    <w:rsid w:val="00637A9D"/>
    <w:rsid w:val="00637D84"/>
    <w:rsid w:val="00645AD0"/>
    <w:rsid w:val="006468B2"/>
    <w:rsid w:val="00646DA8"/>
    <w:rsid w:val="006507CE"/>
    <w:rsid w:val="006527EF"/>
    <w:rsid w:val="006561DC"/>
    <w:rsid w:val="0066232E"/>
    <w:rsid w:val="00663EA5"/>
    <w:rsid w:val="00664314"/>
    <w:rsid w:val="00667647"/>
    <w:rsid w:val="00670384"/>
    <w:rsid w:val="00670D10"/>
    <w:rsid w:val="006725AC"/>
    <w:rsid w:val="006731B7"/>
    <w:rsid w:val="006745B8"/>
    <w:rsid w:val="00674810"/>
    <w:rsid w:val="00676C0D"/>
    <w:rsid w:val="006819AE"/>
    <w:rsid w:val="006860E7"/>
    <w:rsid w:val="006A4DBE"/>
    <w:rsid w:val="006A6338"/>
    <w:rsid w:val="006B13A9"/>
    <w:rsid w:val="006B34E0"/>
    <w:rsid w:val="006B5F9A"/>
    <w:rsid w:val="006B607B"/>
    <w:rsid w:val="006C32BB"/>
    <w:rsid w:val="006C3B13"/>
    <w:rsid w:val="006D0B6C"/>
    <w:rsid w:val="006D3F20"/>
    <w:rsid w:val="006E077C"/>
    <w:rsid w:val="006E0F8D"/>
    <w:rsid w:val="006E51D8"/>
    <w:rsid w:val="006F21D8"/>
    <w:rsid w:val="006F54EA"/>
    <w:rsid w:val="006F6645"/>
    <w:rsid w:val="00700A0B"/>
    <w:rsid w:val="0070222B"/>
    <w:rsid w:val="007023DA"/>
    <w:rsid w:val="0070555B"/>
    <w:rsid w:val="00707BEA"/>
    <w:rsid w:val="0071179F"/>
    <w:rsid w:val="00713176"/>
    <w:rsid w:val="007143A2"/>
    <w:rsid w:val="00717658"/>
    <w:rsid w:val="00724028"/>
    <w:rsid w:val="007275DC"/>
    <w:rsid w:val="007279FD"/>
    <w:rsid w:val="007363B0"/>
    <w:rsid w:val="007371B6"/>
    <w:rsid w:val="0074127A"/>
    <w:rsid w:val="007505B8"/>
    <w:rsid w:val="00752D0B"/>
    <w:rsid w:val="00753904"/>
    <w:rsid w:val="00756FD8"/>
    <w:rsid w:val="00763F9A"/>
    <w:rsid w:val="0077585C"/>
    <w:rsid w:val="007779FF"/>
    <w:rsid w:val="007812C8"/>
    <w:rsid w:val="007831F0"/>
    <w:rsid w:val="007865E5"/>
    <w:rsid w:val="0078663C"/>
    <w:rsid w:val="00787505"/>
    <w:rsid w:val="00787DA5"/>
    <w:rsid w:val="0079155D"/>
    <w:rsid w:val="00791B2E"/>
    <w:rsid w:val="00793478"/>
    <w:rsid w:val="007956BA"/>
    <w:rsid w:val="007A18E5"/>
    <w:rsid w:val="007A54DA"/>
    <w:rsid w:val="007B39AE"/>
    <w:rsid w:val="007B6806"/>
    <w:rsid w:val="007B725D"/>
    <w:rsid w:val="007B7DD2"/>
    <w:rsid w:val="007B7E1D"/>
    <w:rsid w:val="007C1FC3"/>
    <w:rsid w:val="007C2020"/>
    <w:rsid w:val="007C2713"/>
    <w:rsid w:val="007C2A51"/>
    <w:rsid w:val="007C7873"/>
    <w:rsid w:val="007D3D02"/>
    <w:rsid w:val="007D6280"/>
    <w:rsid w:val="007E3425"/>
    <w:rsid w:val="007E51E0"/>
    <w:rsid w:val="007E57D4"/>
    <w:rsid w:val="007E604D"/>
    <w:rsid w:val="007E6C0A"/>
    <w:rsid w:val="007F27B9"/>
    <w:rsid w:val="007F311A"/>
    <w:rsid w:val="007F311E"/>
    <w:rsid w:val="007F3172"/>
    <w:rsid w:val="007F3DDF"/>
    <w:rsid w:val="00800980"/>
    <w:rsid w:val="00805412"/>
    <w:rsid w:val="00805748"/>
    <w:rsid w:val="00810BA8"/>
    <w:rsid w:val="00813AE4"/>
    <w:rsid w:val="008146B9"/>
    <w:rsid w:val="00827935"/>
    <w:rsid w:val="00831490"/>
    <w:rsid w:val="008316F4"/>
    <w:rsid w:val="00833862"/>
    <w:rsid w:val="00834D67"/>
    <w:rsid w:val="0083601F"/>
    <w:rsid w:val="00836123"/>
    <w:rsid w:val="008406BB"/>
    <w:rsid w:val="00841AF2"/>
    <w:rsid w:val="00842F3D"/>
    <w:rsid w:val="0084572E"/>
    <w:rsid w:val="00847389"/>
    <w:rsid w:val="00853642"/>
    <w:rsid w:val="00854091"/>
    <w:rsid w:val="00855109"/>
    <w:rsid w:val="00861F96"/>
    <w:rsid w:val="008642E8"/>
    <w:rsid w:val="008642F8"/>
    <w:rsid w:val="00866B8B"/>
    <w:rsid w:val="008738CA"/>
    <w:rsid w:val="00874740"/>
    <w:rsid w:val="00874DBD"/>
    <w:rsid w:val="0087667A"/>
    <w:rsid w:val="0087675E"/>
    <w:rsid w:val="008774D2"/>
    <w:rsid w:val="00880313"/>
    <w:rsid w:val="00881745"/>
    <w:rsid w:val="0088179A"/>
    <w:rsid w:val="008831CB"/>
    <w:rsid w:val="00892939"/>
    <w:rsid w:val="00893E71"/>
    <w:rsid w:val="008966F7"/>
    <w:rsid w:val="008A24A7"/>
    <w:rsid w:val="008A380C"/>
    <w:rsid w:val="008A7170"/>
    <w:rsid w:val="008B03C8"/>
    <w:rsid w:val="008B1A49"/>
    <w:rsid w:val="008B2397"/>
    <w:rsid w:val="008B417C"/>
    <w:rsid w:val="008B7C71"/>
    <w:rsid w:val="008C0FDE"/>
    <w:rsid w:val="008C14C8"/>
    <w:rsid w:val="008C1F49"/>
    <w:rsid w:val="008C32D1"/>
    <w:rsid w:val="008C3DEA"/>
    <w:rsid w:val="008C6110"/>
    <w:rsid w:val="008C6F8E"/>
    <w:rsid w:val="008D48AE"/>
    <w:rsid w:val="008D57C0"/>
    <w:rsid w:val="008D6FFF"/>
    <w:rsid w:val="008E0100"/>
    <w:rsid w:val="008E0386"/>
    <w:rsid w:val="008E1369"/>
    <w:rsid w:val="008E2195"/>
    <w:rsid w:val="008E3E1F"/>
    <w:rsid w:val="008E507D"/>
    <w:rsid w:val="008F0AC9"/>
    <w:rsid w:val="008F0DA1"/>
    <w:rsid w:val="008F4C87"/>
    <w:rsid w:val="008F61FA"/>
    <w:rsid w:val="00904537"/>
    <w:rsid w:val="0090536A"/>
    <w:rsid w:val="00906862"/>
    <w:rsid w:val="009138FD"/>
    <w:rsid w:val="009151CF"/>
    <w:rsid w:val="00915A50"/>
    <w:rsid w:val="00921134"/>
    <w:rsid w:val="00921B60"/>
    <w:rsid w:val="00923552"/>
    <w:rsid w:val="009260F2"/>
    <w:rsid w:val="00931C3C"/>
    <w:rsid w:val="00935D0B"/>
    <w:rsid w:val="0094154E"/>
    <w:rsid w:val="00944666"/>
    <w:rsid w:val="00944B64"/>
    <w:rsid w:val="00944D96"/>
    <w:rsid w:val="0094502F"/>
    <w:rsid w:val="00945166"/>
    <w:rsid w:val="00946F6F"/>
    <w:rsid w:val="00955CCB"/>
    <w:rsid w:val="00955DF7"/>
    <w:rsid w:val="00957C4A"/>
    <w:rsid w:val="009634E3"/>
    <w:rsid w:val="00964824"/>
    <w:rsid w:val="009648E1"/>
    <w:rsid w:val="00964EBB"/>
    <w:rsid w:val="00965451"/>
    <w:rsid w:val="00967602"/>
    <w:rsid w:val="00970B95"/>
    <w:rsid w:val="009718D5"/>
    <w:rsid w:val="009722CA"/>
    <w:rsid w:val="00974426"/>
    <w:rsid w:val="0098117C"/>
    <w:rsid w:val="0098357F"/>
    <w:rsid w:val="00985C9C"/>
    <w:rsid w:val="00987279"/>
    <w:rsid w:val="00991F85"/>
    <w:rsid w:val="00995808"/>
    <w:rsid w:val="009979C5"/>
    <w:rsid w:val="009A07F0"/>
    <w:rsid w:val="009A3B5A"/>
    <w:rsid w:val="009A441C"/>
    <w:rsid w:val="009A595F"/>
    <w:rsid w:val="009A6036"/>
    <w:rsid w:val="009B2131"/>
    <w:rsid w:val="009C4BF8"/>
    <w:rsid w:val="009C6E87"/>
    <w:rsid w:val="009D0ED6"/>
    <w:rsid w:val="009D5945"/>
    <w:rsid w:val="009E0242"/>
    <w:rsid w:val="009E108B"/>
    <w:rsid w:val="009E133C"/>
    <w:rsid w:val="009E13FC"/>
    <w:rsid w:val="009E335D"/>
    <w:rsid w:val="009E4F9E"/>
    <w:rsid w:val="009E5028"/>
    <w:rsid w:val="009F12A3"/>
    <w:rsid w:val="009F28F3"/>
    <w:rsid w:val="009F2C36"/>
    <w:rsid w:val="009F2EFE"/>
    <w:rsid w:val="009F5867"/>
    <w:rsid w:val="009F6A1A"/>
    <w:rsid w:val="009F7AF5"/>
    <w:rsid w:val="00A04599"/>
    <w:rsid w:val="00A0474C"/>
    <w:rsid w:val="00A04A79"/>
    <w:rsid w:val="00A04D5E"/>
    <w:rsid w:val="00A064A8"/>
    <w:rsid w:val="00A10A82"/>
    <w:rsid w:val="00A137EC"/>
    <w:rsid w:val="00A14415"/>
    <w:rsid w:val="00A15DE5"/>
    <w:rsid w:val="00A15E07"/>
    <w:rsid w:val="00A16B45"/>
    <w:rsid w:val="00A1789D"/>
    <w:rsid w:val="00A178AA"/>
    <w:rsid w:val="00A17F55"/>
    <w:rsid w:val="00A20FF5"/>
    <w:rsid w:val="00A21213"/>
    <w:rsid w:val="00A231B7"/>
    <w:rsid w:val="00A23C02"/>
    <w:rsid w:val="00A24B8B"/>
    <w:rsid w:val="00A309DC"/>
    <w:rsid w:val="00A32AB9"/>
    <w:rsid w:val="00A40D78"/>
    <w:rsid w:val="00A46CE1"/>
    <w:rsid w:val="00A50948"/>
    <w:rsid w:val="00A50CD0"/>
    <w:rsid w:val="00A53735"/>
    <w:rsid w:val="00A53F39"/>
    <w:rsid w:val="00A54A4D"/>
    <w:rsid w:val="00A55F13"/>
    <w:rsid w:val="00A57594"/>
    <w:rsid w:val="00A60432"/>
    <w:rsid w:val="00A61EF5"/>
    <w:rsid w:val="00A63398"/>
    <w:rsid w:val="00A65D70"/>
    <w:rsid w:val="00A71A9E"/>
    <w:rsid w:val="00A738B4"/>
    <w:rsid w:val="00A806C7"/>
    <w:rsid w:val="00A82F39"/>
    <w:rsid w:val="00A85670"/>
    <w:rsid w:val="00A86027"/>
    <w:rsid w:val="00A872B6"/>
    <w:rsid w:val="00A9017B"/>
    <w:rsid w:val="00A939EE"/>
    <w:rsid w:val="00A9401D"/>
    <w:rsid w:val="00A977EE"/>
    <w:rsid w:val="00A97995"/>
    <w:rsid w:val="00AA16AE"/>
    <w:rsid w:val="00AA620E"/>
    <w:rsid w:val="00AA76C8"/>
    <w:rsid w:val="00AB1142"/>
    <w:rsid w:val="00AB1C53"/>
    <w:rsid w:val="00AB2B22"/>
    <w:rsid w:val="00AB2BB7"/>
    <w:rsid w:val="00AB3E8F"/>
    <w:rsid w:val="00AC1CA7"/>
    <w:rsid w:val="00AC3A05"/>
    <w:rsid w:val="00AC68EB"/>
    <w:rsid w:val="00AD2531"/>
    <w:rsid w:val="00AD4EDA"/>
    <w:rsid w:val="00AE1E41"/>
    <w:rsid w:val="00AE7C96"/>
    <w:rsid w:val="00AE7FA7"/>
    <w:rsid w:val="00AF1F97"/>
    <w:rsid w:val="00AF3F16"/>
    <w:rsid w:val="00AF4E59"/>
    <w:rsid w:val="00AF5355"/>
    <w:rsid w:val="00AF70CC"/>
    <w:rsid w:val="00AF7A39"/>
    <w:rsid w:val="00B00C5C"/>
    <w:rsid w:val="00B0211F"/>
    <w:rsid w:val="00B0335C"/>
    <w:rsid w:val="00B05C3E"/>
    <w:rsid w:val="00B05D79"/>
    <w:rsid w:val="00B10F83"/>
    <w:rsid w:val="00B14896"/>
    <w:rsid w:val="00B14CF0"/>
    <w:rsid w:val="00B16DA0"/>
    <w:rsid w:val="00B205B7"/>
    <w:rsid w:val="00B2080F"/>
    <w:rsid w:val="00B21204"/>
    <w:rsid w:val="00B21E8D"/>
    <w:rsid w:val="00B23509"/>
    <w:rsid w:val="00B2358F"/>
    <w:rsid w:val="00B24B12"/>
    <w:rsid w:val="00B25343"/>
    <w:rsid w:val="00B346FA"/>
    <w:rsid w:val="00B34E94"/>
    <w:rsid w:val="00B34FEA"/>
    <w:rsid w:val="00B400F8"/>
    <w:rsid w:val="00B418E7"/>
    <w:rsid w:val="00B43AAC"/>
    <w:rsid w:val="00B4482B"/>
    <w:rsid w:val="00B47700"/>
    <w:rsid w:val="00B558E2"/>
    <w:rsid w:val="00B6090A"/>
    <w:rsid w:val="00B61CE6"/>
    <w:rsid w:val="00B70901"/>
    <w:rsid w:val="00B70BA9"/>
    <w:rsid w:val="00B72ACA"/>
    <w:rsid w:val="00B80705"/>
    <w:rsid w:val="00B80CB2"/>
    <w:rsid w:val="00B8204B"/>
    <w:rsid w:val="00B8382B"/>
    <w:rsid w:val="00B83C96"/>
    <w:rsid w:val="00B875F6"/>
    <w:rsid w:val="00B900EE"/>
    <w:rsid w:val="00B9241B"/>
    <w:rsid w:val="00B93740"/>
    <w:rsid w:val="00B95831"/>
    <w:rsid w:val="00BA1229"/>
    <w:rsid w:val="00BA21FA"/>
    <w:rsid w:val="00BA56B0"/>
    <w:rsid w:val="00BB1F9C"/>
    <w:rsid w:val="00BB275B"/>
    <w:rsid w:val="00BB2A0A"/>
    <w:rsid w:val="00BB6043"/>
    <w:rsid w:val="00BB69B4"/>
    <w:rsid w:val="00BB7104"/>
    <w:rsid w:val="00BB7212"/>
    <w:rsid w:val="00BC17A8"/>
    <w:rsid w:val="00BC3EA0"/>
    <w:rsid w:val="00BC6176"/>
    <w:rsid w:val="00BC79D3"/>
    <w:rsid w:val="00BD03B7"/>
    <w:rsid w:val="00BD212D"/>
    <w:rsid w:val="00BE008D"/>
    <w:rsid w:val="00BE044D"/>
    <w:rsid w:val="00BE13CE"/>
    <w:rsid w:val="00BE283E"/>
    <w:rsid w:val="00BE2B72"/>
    <w:rsid w:val="00BE2E83"/>
    <w:rsid w:val="00BE6822"/>
    <w:rsid w:val="00BE6C03"/>
    <w:rsid w:val="00BF1EFC"/>
    <w:rsid w:val="00BF1FA9"/>
    <w:rsid w:val="00BF23D8"/>
    <w:rsid w:val="00BF2607"/>
    <w:rsid w:val="00BF2BE6"/>
    <w:rsid w:val="00C01F6F"/>
    <w:rsid w:val="00C03175"/>
    <w:rsid w:val="00C06FF8"/>
    <w:rsid w:val="00C100CD"/>
    <w:rsid w:val="00C10D5D"/>
    <w:rsid w:val="00C111A2"/>
    <w:rsid w:val="00C20665"/>
    <w:rsid w:val="00C208A1"/>
    <w:rsid w:val="00C22DDD"/>
    <w:rsid w:val="00C25BD2"/>
    <w:rsid w:val="00C33834"/>
    <w:rsid w:val="00C36AF5"/>
    <w:rsid w:val="00C402C0"/>
    <w:rsid w:val="00C41B4D"/>
    <w:rsid w:val="00C44E37"/>
    <w:rsid w:val="00C4584D"/>
    <w:rsid w:val="00C52DF4"/>
    <w:rsid w:val="00C55A3E"/>
    <w:rsid w:val="00C5709B"/>
    <w:rsid w:val="00C602EC"/>
    <w:rsid w:val="00C6191D"/>
    <w:rsid w:val="00C629EA"/>
    <w:rsid w:val="00C63C76"/>
    <w:rsid w:val="00C714AB"/>
    <w:rsid w:val="00C72980"/>
    <w:rsid w:val="00C73153"/>
    <w:rsid w:val="00C74ACD"/>
    <w:rsid w:val="00C75CFC"/>
    <w:rsid w:val="00C76F74"/>
    <w:rsid w:val="00C805D1"/>
    <w:rsid w:val="00C86FDE"/>
    <w:rsid w:val="00C907AA"/>
    <w:rsid w:val="00C90FD1"/>
    <w:rsid w:val="00C917BF"/>
    <w:rsid w:val="00C92A06"/>
    <w:rsid w:val="00C936E1"/>
    <w:rsid w:val="00C93AB3"/>
    <w:rsid w:val="00C93ED6"/>
    <w:rsid w:val="00C94F6E"/>
    <w:rsid w:val="00C94FD9"/>
    <w:rsid w:val="00C956E2"/>
    <w:rsid w:val="00CA333C"/>
    <w:rsid w:val="00CB0CB3"/>
    <w:rsid w:val="00CB0F7A"/>
    <w:rsid w:val="00CB28F7"/>
    <w:rsid w:val="00CB5B0F"/>
    <w:rsid w:val="00CD037E"/>
    <w:rsid w:val="00CD4FDF"/>
    <w:rsid w:val="00CD656E"/>
    <w:rsid w:val="00CE2142"/>
    <w:rsid w:val="00CE56AA"/>
    <w:rsid w:val="00CE61A3"/>
    <w:rsid w:val="00CF3E6C"/>
    <w:rsid w:val="00CF434C"/>
    <w:rsid w:val="00CF741A"/>
    <w:rsid w:val="00D0016C"/>
    <w:rsid w:val="00D028B0"/>
    <w:rsid w:val="00D030E2"/>
    <w:rsid w:val="00D064EE"/>
    <w:rsid w:val="00D068B0"/>
    <w:rsid w:val="00D07696"/>
    <w:rsid w:val="00D14676"/>
    <w:rsid w:val="00D14F8B"/>
    <w:rsid w:val="00D17246"/>
    <w:rsid w:val="00D253BA"/>
    <w:rsid w:val="00D267BB"/>
    <w:rsid w:val="00D35508"/>
    <w:rsid w:val="00D35EFD"/>
    <w:rsid w:val="00D427ED"/>
    <w:rsid w:val="00D42F8A"/>
    <w:rsid w:val="00D434EA"/>
    <w:rsid w:val="00D43C8A"/>
    <w:rsid w:val="00D500DD"/>
    <w:rsid w:val="00D51492"/>
    <w:rsid w:val="00D562F8"/>
    <w:rsid w:val="00D632B5"/>
    <w:rsid w:val="00D66D07"/>
    <w:rsid w:val="00D70C36"/>
    <w:rsid w:val="00D73298"/>
    <w:rsid w:val="00D736C5"/>
    <w:rsid w:val="00D744DE"/>
    <w:rsid w:val="00D75875"/>
    <w:rsid w:val="00D77205"/>
    <w:rsid w:val="00D801B3"/>
    <w:rsid w:val="00D831E0"/>
    <w:rsid w:val="00D84273"/>
    <w:rsid w:val="00D86248"/>
    <w:rsid w:val="00D8646E"/>
    <w:rsid w:val="00D8781E"/>
    <w:rsid w:val="00D87E68"/>
    <w:rsid w:val="00D97E27"/>
    <w:rsid w:val="00DA2B02"/>
    <w:rsid w:val="00DA49DE"/>
    <w:rsid w:val="00DA4F4C"/>
    <w:rsid w:val="00DB26DD"/>
    <w:rsid w:val="00DC0A16"/>
    <w:rsid w:val="00DC36F3"/>
    <w:rsid w:val="00DC4D2E"/>
    <w:rsid w:val="00DC637C"/>
    <w:rsid w:val="00DD07CF"/>
    <w:rsid w:val="00DD20DE"/>
    <w:rsid w:val="00DD449F"/>
    <w:rsid w:val="00DD505B"/>
    <w:rsid w:val="00DD5157"/>
    <w:rsid w:val="00DE0B58"/>
    <w:rsid w:val="00DE16D1"/>
    <w:rsid w:val="00DE5F77"/>
    <w:rsid w:val="00DE6B47"/>
    <w:rsid w:val="00DF1ABB"/>
    <w:rsid w:val="00DF5CB3"/>
    <w:rsid w:val="00DF60B4"/>
    <w:rsid w:val="00DF6A67"/>
    <w:rsid w:val="00E00D5A"/>
    <w:rsid w:val="00E05B95"/>
    <w:rsid w:val="00E1033F"/>
    <w:rsid w:val="00E11D00"/>
    <w:rsid w:val="00E124B7"/>
    <w:rsid w:val="00E1695B"/>
    <w:rsid w:val="00E170F6"/>
    <w:rsid w:val="00E26EA0"/>
    <w:rsid w:val="00E31694"/>
    <w:rsid w:val="00E35286"/>
    <w:rsid w:val="00E4172A"/>
    <w:rsid w:val="00E422E8"/>
    <w:rsid w:val="00E447FF"/>
    <w:rsid w:val="00E46235"/>
    <w:rsid w:val="00E469F8"/>
    <w:rsid w:val="00E505E5"/>
    <w:rsid w:val="00E51A87"/>
    <w:rsid w:val="00E54351"/>
    <w:rsid w:val="00E56A84"/>
    <w:rsid w:val="00E6064D"/>
    <w:rsid w:val="00E62631"/>
    <w:rsid w:val="00E62FE3"/>
    <w:rsid w:val="00E65C1D"/>
    <w:rsid w:val="00E660B1"/>
    <w:rsid w:val="00E6738D"/>
    <w:rsid w:val="00E7570E"/>
    <w:rsid w:val="00E76295"/>
    <w:rsid w:val="00E76A06"/>
    <w:rsid w:val="00E804AF"/>
    <w:rsid w:val="00E8062E"/>
    <w:rsid w:val="00E82780"/>
    <w:rsid w:val="00E86B7E"/>
    <w:rsid w:val="00E871FF"/>
    <w:rsid w:val="00E912F7"/>
    <w:rsid w:val="00E92864"/>
    <w:rsid w:val="00E9325E"/>
    <w:rsid w:val="00E932BE"/>
    <w:rsid w:val="00E9412B"/>
    <w:rsid w:val="00E95DCE"/>
    <w:rsid w:val="00EA242F"/>
    <w:rsid w:val="00EA35E4"/>
    <w:rsid w:val="00EA40B0"/>
    <w:rsid w:val="00EA5257"/>
    <w:rsid w:val="00EA5F7F"/>
    <w:rsid w:val="00EB5806"/>
    <w:rsid w:val="00EB5C3F"/>
    <w:rsid w:val="00EC1E47"/>
    <w:rsid w:val="00EC7163"/>
    <w:rsid w:val="00ED1584"/>
    <w:rsid w:val="00ED1688"/>
    <w:rsid w:val="00ED37E8"/>
    <w:rsid w:val="00EE56FB"/>
    <w:rsid w:val="00EE7860"/>
    <w:rsid w:val="00EF656E"/>
    <w:rsid w:val="00EF66A5"/>
    <w:rsid w:val="00F01DCF"/>
    <w:rsid w:val="00F02E60"/>
    <w:rsid w:val="00F0311F"/>
    <w:rsid w:val="00F105ED"/>
    <w:rsid w:val="00F10D90"/>
    <w:rsid w:val="00F10F9E"/>
    <w:rsid w:val="00F1705F"/>
    <w:rsid w:val="00F17E35"/>
    <w:rsid w:val="00F2093B"/>
    <w:rsid w:val="00F220BC"/>
    <w:rsid w:val="00F22405"/>
    <w:rsid w:val="00F22AE7"/>
    <w:rsid w:val="00F256D8"/>
    <w:rsid w:val="00F26B60"/>
    <w:rsid w:val="00F2722D"/>
    <w:rsid w:val="00F32160"/>
    <w:rsid w:val="00F33200"/>
    <w:rsid w:val="00F34133"/>
    <w:rsid w:val="00F37490"/>
    <w:rsid w:val="00F40BB9"/>
    <w:rsid w:val="00F4107E"/>
    <w:rsid w:val="00F42D90"/>
    <w:rsid w:val="00F43D3E"/>
    <w:rsid w:val="00F4503A"/>
    <w:rsid w:val="00F45B94"/>
    <w:rsid w:val="00F47B0B"/>
    <w:rsid w:val="00F47B5F"/>
    <w:rsid w:val="00F5135E"/>
    <w:rsid w:val="00F52DB1"/>
    <w:rsid w:val="00F530FF"/>
    <w:rsid w:val="00F53B50"/>
    <w:rsid w:val="00F54F43"/>
    <w:rsid w:val="00F5633E"/>
    <w:rsid w:val="00F63FD6"/>
    <w:rsid w:val="00F6619E"/>
    <w:rsid w:val="00F66412"/>
    <w:rsid w:val="00F72168"/>
    <w:rsid w:val="00F74D98"/>
    <w:rsid w:val="00F75A2E"/>
    <w:rsid w:val="00F8051D"/>
    <w:rsid w:val="00F82349"/>
    <w:rsid w:val="00F84B46"/>
    <w:rsid w:val="00F84D97"/>
    <w:rsid w:val="00F8520E"/>
    <w:rsid w:val="00F860F5"/>
    <w:rsid w:val="00F87091"/>
    <w:rsid w:val="00F8762A"/>
    <w:rsid w:val="00F87F33"/>
    <w:rsid w:val="00F96590"/>
    <w:rsid w:val="00F97AFE"/>
    <w:rsid w:val="00F97FD1"/>
    <w:rsid w:val="00FA003E"/>
    <w:rsid w:val="00FA0041"/>
    <w:rsid w:val="00FA0EF1"/>
    <w:rsid w:val="00FA664C"/>
    <w:rsid w:val="00FB00E5"/>
    <w:rsid w:val="00FB0A21"/>
    <w:rsid w:val="00FB4A85"/>
    <w:rsid w:val="00FB52CD"/>
    <w:rsid w:val="00FB7E3C"/>
    <w:rsid w:val="00FC4C2B"/>
    <w:rsid w:val="00FC7A7A"/>
    <w:rsid w:val="00FD4CC6"/>
    <w:rsid w:val="00FD607B"/>
    <w:rsid w:val="00FD6BA8"/>
    <w:rsid w:val="00FD7E55"/>
    <w:rsid w:val="00FE36FB"/>
    <w:rsid w:val="00FF333A"/>
    <w:rsid w:val="229F2466"/>
    <w:rsid w:val="28004F25"/>
    <w:rsid w:val="3B9B2A17"/>
    <w:rsid w:val="57145A2E"/>
    <w:rsid w:val="5F07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664777B"/>
  <w15:docId w15:val="{560423DF-ED33-A348-808D-2114B6A6E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CF4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1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kern w:val="44"/>
      <w:sz w:val="44"/>
      <w:szCs w:val="44"/>
    </w:r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Revision">
    <w:name w:val="Revision"/>
    <w:hidden/>
    <w:uiPriority w:val="99"/>
    <w:unhideWhenUsed/>
    <w:rsid w:val="009E13FC"/>
    <w:rPr>
      <w:kern w:val="2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4D6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74A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4A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4ACD"/>
    <w:rPr>
      <w:kern w:val="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4A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4ACD"/>
    <w:rPr>
      <w:b/>
      <w:bCs/>
      <w:kern w:val="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11E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7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ttps://arxiv.org/abs/2505.14848" TargetMode="Externa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eorgewx.com" TargetMode="External"/><Relationship Id="rId2" Type="http://schemas.openxmlformats.org/officeDocument/2006/relationships/hyperlink" Target="https://www.linkedin.com/in/georgexwang/" TargetMode="External"/><Relationship Id="rId1" Type="http://schemas.openxmlformats.org/officeDocument/2006/relationships/hyperlink" Target="mailto:georgewangxy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Wang</dc:creator>
  <cp:lastModifiedBy>M12447</cp:lastModifiedBy>
  <cp:revision>4</cp:revision>
  <cp:lastPrinted>2025-09-21T02:49:00Z</cp:lastPrinted>
  <dcterms:created xsi:type="dcterms:W3CDTF">2025-11-05T16:00:00Z</dcterms:created>
  <dcterms:modified xsi:type="dcterms:W3CDTF">2025-11-05T16:01:00Z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431F9711FD2C43C1BA469D37AD162BFA_12</vt:lpwstr>
  </property>
</Properties>
</file>