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3C12CE0C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M.A. in Learning Science and Experience Design</w:t>
      </w:r>
      <w:r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(STEM) </w:t>
      </w:r>
      <w:r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B.Eng. in Computer Science and Engineering</w:t>
      </w:r>
      <w:r>
        <w:rPr>
          <w:rFonts w:ascii="Times New Roman" w:hAnsi="Times New Roman" w:cs="Times New Roman"/>
          <w:sz w:val="22"/>
          <w:szCs w:val="22"/>
        </w:rPr>
        <w:tab/>
        <w:t>Shenzhen, China</w:t>
      </w:r>
    </w:p>
    <w:p w14:paraId="0479D5A3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  <w:t>Urbana-Champaign, USA</w:t>
      </w:r>
    </w:p>
    <w:p w14:paraId="78638010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>
        <w:rPr>
          <w:rFonts w:ascii="Times New Roman" w:hAnsi="Times New Roman" w:cs="Times New Roman"/>
          <w:sz w:val="22"/>
          <w:szCs w:val="22"/>
        </w:rPr>
        <w:tab/>
        <w:t>Tel-Aviv, Israel</w:t>
      </w:r>
    </w:p>
    <w:p w14:paraId="7D6FDD77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RESEARCH INTERESTS</w:t>
      </w:r>
    </w:p>
    <w:p w14:paraId="6637E7E2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Human–AI collaboration, Mixed-initiative systems, Multi-Modality AI, Adaptive environments</w:t>
      </w:r>
    </w:p>
    <w:p w14:paraId="733A80E5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PUBLICATIONS AND TALKS</w:t>
      </w:r>
    </w:p>
    <w:p w14:paraId="11F8C9C5" w14:textId="77777777" w:rsidR="00783E24" w:rsidRDefault="00000000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Qian, J</w:t>
      </w:r>
      <w:r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>
        <w:rPr>
          <w:rFonts w:ascii="Times New Roman" w:hAnsi="Times New Roman" w:cs="Times New Roman"/>
          <w:sz w:val="22"/>
          <w:szCs w:val="22"/>
        </w:rPr>
        <w:t>., Li, X., Wu, G., Castelo Quispe, S., &amp; Silva, C. (2025)</w:t>
      </w:r>
      <w:r>
        <w:rPr>
          <w:rFonts w:ascii="Times New Roman" w:hAnsi="Times New Roman" w:cs="Times New Roman"/>
          <w:i/>
          <w:iCs/>
          <w:sz w:val="22"/>
          <w:szCs w:val="22"/>
        </w:rPr>
        <w:t>. DuoZone: User-centric, LLM-guided mixed-initiative virtual window management for XR productivity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UbiComp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42465CE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Hu, J., &amp; Ali, S. (2025). </w:t>
      </w:r>
      <w:r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AAAI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2026 phase 2 review.</w:t>
      </w:r>
    </w:p>
    <w:p w14:paraId="2300606A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&amp; Shen, Y. (2025). </w:t>
      </w:r>
      <w:r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>
        <w:rPr>
          <w:rFonts w:ascii="Times New Roman" w:hAnsi="Times New Roman" w:cs="Times New Roman"/>
          <w:b/>
          <w:bCs/>
          <w:sz w:val="22"/>
          <w:szCs w:val="22"/>
        </w:rPr>
        <w:t> AERA 2025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14E6B5D5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71DA7967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Li, L., </w:t>
      </w:r>
      <w:r>
        <w:rPr>
          <w:rFonts w:ascii="Times New Roman" w:hAnsi="Times New Roman" w:cs="Times New Roman" w:hint="eastAsia"/>
          <w:sz w:val="22"/>
          <w:szCs w:val="22"/>
        </w:rPr>
        <w:t>Meng</w:t>
      </w:r>
      <w:r>
        <w:rPr>
          <w:rFonts w:ascii="Times New Roman" w:hAnsi="Times New Roman" w:cs="Times New Roman"/>
          <w:sz w:val="22"/>
          <w:szCs w:val="22"/>
        </w:rPr>
        <w:t>, F.F.,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>
        <w:rPr>
          <w:rFonts w:ascii="Times New Roman" w:hAnsi="Times New Roman" w:cs="Times New Roman"/>
          <w:sz w:val="22"/>
          <w:szCs w:val="22"/>
        </w:rPr>
        <w:t xml:space="preserve">, &amp; Zhang, S.Y. (2023). </w:t>
      </w:r>
      <w:r>
        <w:rPr>
          <w:rFonts w:ascii="Times New Roman" w:hAnsi="Times New Roman" w:cs="Times New Roman" w:hint="eastAsia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>
        <w:rPr>
          <w:rFonts w:ascii="Times New Roman" w:hAnsi="Times New Roman" w:cs="Times New Roman" w:hint="eastAsia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>
        <w:rPr>
          <w:rFonts w:ascii="Times New Roman" w:hAnsi="Times New Roman" w:cs="Times New Roman"/>
          <w:sz w:val="22"/>
          <w:szCs w:val="22"/>
        </w:rPr>
        <w:t xml:space="preserve"> (pp.113-125). </w:t>
      </w:r>
      <w:r>
        <w:rPr>
          <w:rFonts w:ascii="Times New Roman" w:hAnsi="Times New Roman" w:cs="Times New Roman" w:hint="eastAsia"/>
          <w:sz w:val="22"/>
          <w:szCs w:val="22"/>
        </w:rPr>
        <w:t>Seoul</w:t>
      </w:r>
      <w:r>
        <w:rPr>
          <w:rFonts w:ascii="Times New Roman" w:hAnsi="Times New Roman" w:cs="Times New Roman"/>
          <w:sz w:val="22"/>
          <w:szCs w:val="22"/>
        </w:rPr>
        <w:t>: Yonsei Univ</w:t>
      </w:r>
      <w:bookmarkEnd w:id="0"/>
      <w:r>
        <w:rPr>
          <w:rFonts w:ascii="Times New Roman" w:hAnsi="Times New Roman" w:cs="Times New Roman"/>
          <w:sz w:val="22"/>
          <w:szCs w:val="22"/>
        </w:rPr>
        <w:t xml:space="preserve">ersity. </w:t>
      </w:r>
      <w:r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43D5C86B" w14:textId="77777777" w:rsidR="00783E24" w:rsidRDefault="00000000">
      <w:pPr>
        <w:pStyle w:val="ListParagraph"/>
        <w:numPr>
          <w:ilvl w:val="0"/>
          <w:numId w:val="1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Shen, Y., Acar, S., &amp; 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(2025). </w:t>
      </w:r>
      <w:r>
        <w:rPr>
          <w:rFonts w:ascii="Times New Roman" w:hAnsi="Times New Roman" w:cs="Times New Roman"/>
          <w:i/>
          <w:iCs/>
          <w:sz w:val="22"/>
          <w:szCs w:val="22"/>
        </w:rPr>
        <w:t>From scores to support: Investigating the role of automated feedback in fostering student creativity</w:t>
      </w:r>
      <w:r>
        <w:rPr>
          <w:rFonts w:ascii="Times New Roman" w:hAnsi="Times New Roman" w:cs="Times New Roman"/>
          <w:sz w:val="22"/>
          <w:szCs w:val="22"/>
        </w:rPr>
        <w:t> [Grant proposal submitted for review]. Division 10 Early Career Research Micro-Grants, American Psychological Association.</w:t>
      </w:r>
    </w:p>
    <w:p w14:paraId="3DC4D96C" w14:textId="77777777" w:rsidR="00783E24" w:rsidRDefault="00783E24">
      <w:pPr>
        <w:pStyle w:val="ListParagraph"/>
        <w:spacing w:line="160" w:lineRule="exact"/>
        <w:ind w:left="360" w:firstLineChars="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705A21" w14:textId="77777777" w:rsidR="00783E24" w:rsidRDefault="00000000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Invited Talks</w:t>
      </w:r>
    </w:p>
    <w:p w14:paraId="79A3F280" w14:textId="77777777" w:rsidR="00783E24" w:rsidRDefault="00000000">
      <w:pPr>
        <w:pStyle w:val="ListParagraph"/>
        <w:numPr>
          <w:ilvl w:val="0"/>
          <w:numId w:val="2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sz w:val="22"/>
          <w:szCs w:val="22"/>
        </w:rPr>
        <w:t xml:space="preserve"> (2025, October 16). </w:t>
      </w:r>
      <w:r>
        <w:rPr>
          <w:rFonts w:ascii="Times New Roman" w:hAnsi="Times New Roman" w:cs="Times New Roman"/>
          <w:i/>
          <w:iCs/>
          <w:sz w:val="22"/>
          <w:szCs w:val="22"/>
        </w:rPr>
        <w:t>NotebookLM for literature review: Organizing and connecting ideas with gen AI</w:t>
      </w:r>
      <w:r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77777777" w:rsidR="00783E24" w:rsidRDefault="00000000">
      <w:pPr>
        <w:pStyle w:val="ListParagraph"/>
        <w:numPr>
          <w:ilvl w:val="0"/>
          <w:numId w:val="2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(2025, February 26–March 12). </w:t>
      </w:r>
      <w:r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5848F60C" w14:textId="77777777" w:rsidR="00783E24" w:rsidRDefault="00000000">
      <w:pPr>
        <w:pStyle w:val="ListParagraph"/>
        <w:numPr>
          <w:ilvl w:val="0"/>
          <w:numId w:val="2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sz w:val="22"/>
          <w:szCs w:val="22"/>
        </w:rPr>
        <w:t xml:space="preserve"> (2023, December). </w:t>
      </w:r>
      <w:r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021420AD" w14:textId="77777777" w:rsidR="00783E24" w:rsidRDefault="00000000">
      <w:pPr>
        <w:pStyle w:val="ListParagraph"/>
        <w:numPr>
          <w:ilvl w:val="0"/>
          <w:numId w:val="2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>
        <w:rPr>
          <w:rFonts w:ascii="Times New Roman" w:hAnsi="Times New Roman" w:cs="Times New Roman"/>
          <w:sz w:val="22"/>
          <w:szCs w:val="22"/>
        </w:rPr>
        <w:t xml:space="preserve"> (2024, January 29). </w:t>
      </w:r>
      <w:r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2A45FE52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RESEARCH EXPERIENCE</w:t>
      </w:r>
    </w:p>
    <w:p w14:paraId="639A92C0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bookmarkStart w:id="1" w:name="OLE_LINK1"/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>
        <w:rPr>
          <w:rFonts w:ascii="Times New Roman" w:hAnsi="Times New Roman" w:cs="Times New Roman"/>
          <w:sz w:val="22"/>
          <w:szCs w:val="22"/>
        </w:rPr>
        <w:t>(PI: Dr.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Claudio Silva)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Co-designed and implemented a mixed-initiative XR window management system on Apple Vision Pro, introducing spatial zones and an interaction cost model to reduce cognitive load and improve window management in X</w:t>
      </w:r>
      <w:r>
        <w:rPr>
          <w:rFonts w:ascii="Times New Roman" w:hAnsi="Times New Roman" w:cs="Times New Roman" w:hint="eastAsia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AA34DC1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684AA9C3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45264029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Educational Communication Technology,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67784493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Qualitative Research Assistant </w:t>
      </w:r>
      <w:r>
        <w:rPr>
          <w:rFonts w:ascii="Times New Roman" w:hAnsi="Times New Roman" w:cs="Times New Roman"/>
          <w:sz w:val="22"/>
          <w:szCs w:val="22"/>
        </w:rPr>
        <w:t>(PI: Dr. Maaike Bouwmeester &amp; Dr. Tammy Huang)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4E58E1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100+ journal articles on AI and Project-Based Learning while building a structured codebook to extract research purpose, theoretical frameworks, AI roles, and pedagogical outcomes.</w:t>
      </w:r>
    </w:p>
    <w:p w14:paraId="7ABC41F8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 xml:space="preserve">Graduate Research Assistant </w:t>
      </w:r>
      <w:r>
        <w:rPr>
          <w:rFonts w:ascii="Times New Roman" w:hAnsi="Times New Roman" w:cs="Times New Roman"/>
          <w:sz w:val="22"/>
          <w:szCs w:val="22"/>
        </w:rPr>
        <w:t>(PI: Dr. Tina Kilaberia)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 qualitative content analysis of 30+ U.S. state Master Plans on Aging, applying open coding and developing a codebook for elder financial exploitation, social isolation in the family context.</w:t>
      </w:r>
    </w:p>
    <w:p w14:paraId="580758E7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&amp; Teaching Assistant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(PI: Sam Mandani)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delivered 3 workshops on responsible technology use from findings of 200+ papers on accountability and privacy in digital learning environments.</w:t>
      </w:r>
    </w:p>
    <w:p w14:paraId="7CB2CAFD" w14:textId="77777777" w:rsidR="00783E24" w:rsidRDefault="00000000">
      <w:pPr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887B7F0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5A3A67C1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2023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2025</w:t>
      </w:r>
    </w:p>
    <w:p w14:paraId="0DAB3A66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77777777" w:rsidR="00783E24" w:rsidRDefault="00000000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 Android app for 2000+ patients</w:t>
      </w:r>
      <w:ins w:id="4" w:author="M12447" w:date="2025-10-03T09:45:00Z">
        <w:r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r>
        <w:rPr>
          <w:rFonts w:ascii="Times New Roman" w:hAnsi="Times New Roman" w:cs="Times New Roman"/>
          <w:sz w:val="22"/>
          <w:szCs w:val="22"/>
        </w:rPr>
        <w:t>over 2 years, implementing modules for real-time chat, health data logging (BMI, BP), and symptom management with AI user menus for guidance.</w:t>
      </w:r>
    </w:p>
    <w:p w14:paraId="5ACF0134" w14:textId="77777777" w:rsidR="00783E24" w:rsidRDefault="00000000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Engineered MySQL and Redis for scalable data pipelines, model training, and result-visualization dashboards for clinicians.</w:t>
      </w:r>
    </w:p>
    <w:p w14:paraId="6FEE4E79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2023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Research Assistant </w:t>
      </w:r>
      <w:r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 w:hint="eastAsia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I: Dr. Yangyu Xiao)</w:t>
      </w:r>
      <w:r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77777777" w:rsidR="00783E24" w:rsidRDefault="00000000">
      <w:pPr>
        <w:pStyle w:val="ListParagraph"/>
        <w:numPr>
          <w:ilvl w:val="0"/>
          <w:numId w:val="4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) to improve speech structure and delivery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783E24" w:rsidRDefault="00783E24">
      <w:pPr>
        <w:spacing w:line="160" w:lineRule="exact"/>
        <w:rPr>
          <w:rFonts w:ascii="Times New Roman" w:hAnsi="Times New Roman" w:cs="Times New Roman"/>
          <w:sz w:val="22"/>
          <w:szCs w:val="22"/>
        </w:rPr>
      </w:pPr>
    </w:p>
    <w:p w14:paraId="1A280A25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2021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77777777" w:rsidR="00783E24" w:rsidRDefault="0000000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PI: Dr. Xiaoqiang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Shenzhen, China</w:t>
      </w:r>
    </w:p>
    <w:bookmarkEnd w:id="1"/>
    <w:p w14:paraId="08D6DCB9" w14:textId="77777777" w:rsidR="00783E24" w:rsidRDefault="00000000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Hosted fine-tuned PyTorch regression and NLP models on a high-concurrency server with Hadoop/HDFS and React front end for large-scale quantitative analysis and real-time visualization.</w:t>
      </w:r>
    </w:p>
    <w:p w14:paraId="3934C6BB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2025 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Reviewer, ACM CHI.                    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2025 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Member, NYU Global Student AI Advisory Group, NYU Office of the Provost     </w:t>
      </w:r>
      <w:r>
        <w:rPr>
          <w:rFonts w:ascii="Times New Roman" w:hAnsi="Times New Roman" w:cs="Times New Roman"/>
          <w:sz w:val="22"/>
          <w:szCs w:val="22"/>
        </w:rPr>
        <w:tab/>
        <w:t xml:space="preserve">2025 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31199C64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3E917C9F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Administration, Leadership, &amp; Technology Scholarship, New York University</w:t>
      </w:r>
      <w:r>
        <w:rPr>
          <w:rFonts w:ascii="Times New Roman" w:hAnsi="Times New Roman" w:cs="Times New Roman"/>
          <w:sz w:val="22"/>
          <w:szCs w:val="22"/>
        </w:rPr>
        <w:tab/>
        <w:t xml:space="preserve">2024 </w:t>
      </w:r>
      <w:bookmarkStart w:id="5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5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Undergraduate Student Teaching Fellowship, </w:t>
      </w:r>
      <w:bookmarkStart w:id="6" w:name="OLE_LINK3"/>
      <w:r>
        <w:rPr>
          <w:rFonts w:ascii="Times New Roman" w:hAnsi="Times New Roman" w:cs="Times New Roman"/>
          <w:sz w:val="22"/>
          <w:szCs w:val="22"/>
        </w:rPr>
        <w:t>The Chinese University of Hong Kon</w:t>
      </w:r>
      <w:bookmarkEnd w:id="6"/>
      <w:r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 xml:space="preserve">2023 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53B29DD5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Diligentia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>ward, Dligigentia College, The 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Award, The 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 xml:space="preserve">2022 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7F8DDC72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Baccalaureate Diploma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IBDP Teaching and Learning in a Global Context,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4899D325" w14:textId="77777777" w:rsidR="00783E24" w:rsidRDefault="00000000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LANGUAGE</w:t>
      </w:r>
      <w:r>
        <w:rPr>
          <w:rFonts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&amp; TECHNICAL SKILLS</w:t>
      </w:r>
    </w:p>
    <w:p w14:paraId="50460D2E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>
        <w:rPr>
          <w:rFonts w:ascii="Times New Roman" w:hAnsi="Times New Roman" w:cs="Times New Roman" w:hint="eastAsia"/>
          <w:sz w:val="22"/>
          <w:szCs w:val="22"/>
        </w:rPr>
        <w:t>HTML, JavaScript, Python,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>, SQL, PyTorch, TensorFlow, AWS, Azure, OpenMP, OpenCL, MPI, K8S, CUDA</w:t>
      </w:r>
    </w:p>
    <w:p w14:paraId="3A9AB403" w14:textId="77777777" w:rsidR="00783E24" w:rsidRDefault="0000000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MS Word/Excel/PowerPoint, Adobe Acrobat/Illustrator/PS/PR/InDesign, Google Sites/SEO, Blender (3D modeling), Unity, FinalCutPro, WordPress, Canva, QuickBooks</w:t>
      </w:r>
    </w:p>
    <w:sectPr w:rsidR="00783E24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576" w:footer="43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718B" w14:textId="77777777" w:rsidR="00170EFF" w:rsidRDefault="00170EFF">
      <w:r>
        <w:separator/>
      </w:r>
    </w:p>
  </w:endnote>
  <w:endnote w:type="continuationSeparator" w:id="0">
    <w:p w14:paraId="5C1ECB66" w14:textId="77777777" w:rsidR="00170EFF" w:rsidRDefault="0017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"/>
    </w:sdtPr>
    <w:sdtContent>
      <w:p w14:paraId="601727DE" w14:textId="77777777" w:rsidR="00783E24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783E24" w:rsidRDefault="00783E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1610130"/>
    </w:sdtPr>
    <w:sdtContent>
      <w:p w14:paraId="1AC672E8" w14:textId="77777777" w:rsidR="00783E24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783E24" w:rsidRDefault="00783E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9502475"/>
    </w:sdtPr>
    <w:sdtContent>
      <w:p w14:paraId="215B6F9E" w14:textId="77777777" w:rsidR="00783E24" w:rsidRDefault="00000000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78D6BB7F" w14:textId="77777777" w:rsidR="00783E24" w:rsidRDefault="00783E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B0AFA" w14:textId="77777777" w:rsidR="00170EFF" w:rsidRDefault="00170EFF">
      <w:r>
        <w:separator/>
      </w:r>
    </w:p>
  </w:footnote>
  <w:footnote w:type="continuationSeparator" w:id="0">
    <w:p w14:paraId="54B8DA3E" w14:textId="77777777" w:rsidR="00170EFF" w:rsidRDefault="00170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77777777" w:rsidR="00783E24" w:rsidRDefault="00000000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(Xi) Wang </w:t>
    </w:r>
  </w:p>
  <w:p w14:paraId="77DEFB11" w14:textId="77777777" w:rsidR="00783E24" w:rsidRDefault="00000000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>
      <w:rPr>
        <w:rFonts w:ascii="Times New Roman" w:hAnsi="Times New Roman" w:cs="Times New Roman"/>
        <w:sz w:val="22"/>
        <w:szCs w:val="22"/>
      </w:rPr>
      <w:tab/>
      <w:t>Phone: +(1) 928-225-8995</w:t>
    </w:r>
  </w:p>
  <w:p w14:paraId="4052C5CB" w14:textId="77777777" w:rsidR="00783E24" w:rsidRDefault="00000000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 xml:space="preserve">New York, 11201                                      </w:t>
    </w:r>
    <w:r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77777777" w:rsidR="00783E24" w:rsidRDefault="00000000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>
      <w:rPr>
        <w:rFonts w:ascii="Times New Roman" w:hAnsi="Times New Roman" w:cs="Times New Roman"/>
        <w:sz w:val="22"/>
        <w:szCs w:val="22"/>
      </w:rPr>
      <w:tab/>
      <w:t xml:space="preserve">E-portfolio: </w:t>
    </w:r>
    <w:hyperlink r:id="rId3" w:history="1">
      <w:r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A0215"/>
    <w:multiLevelType w:val="multilevel"/>
    <w:tmpl w:val="3BBA021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7D62393"/>
    <w:multiLevelType w:val="multilevel"/>
    <w:tmpl w:val="77D6239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9A44841"/>
    <w:multiLevelType w:val="multilevel"/>
    <w:tmpl w:val="79A4484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51283213">
    <w:abstractNumId w:val="2"/>
  </w:num>
  <w:num w:numId="2" w16cid:durableId="1875074692">
    <w:abstractNumId w:val="3"/>
  </w:num>
  <w:num w:numId="3" w16cid:durableId="87897805">
    <w:abstractNumId w:val="1"/>
  </w:num>
  <w:num w:numId="4" w16cid:durableId="18184513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12447">
    <w15:presenceInfo w15:providerId="AD" w15:userId="S::M12447@m365.show::b1e6087a-7e7d-4f96-86a0-64ea44292c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hideSpellingErrors/>
  <w:hideGrammatical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AC7F87B1"/>
    <w:rsid w:val="F3EF92D7"/>
    <w:rsid w:val="FBC9124E"/>
    <w:rsid w:val="FFF7F7FB"/>
    <w:rsid w:val="000007FE"/>
    <w:rsid w:val="000024B1"/>
    <w:rsid w:val="00002986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80664"/>
    <w:rsid w:val="000838BD"/>
    <w:rsid w:val="00083B87"/>
    <w:rsid w:val="00085AF0"/>
    <w:rsid w:val="000873C7"/>
    <w:rsid w:val="00090C3D"/>
    <w:rsid w:val="00092BD3"/>
    <w:rsid w:val="00093E72"/>
    <w:rsid w:val="0009553A"/>
    <w:rsid w:val="00096B31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4419"/>
    <w:rsid w:val="001235C8"/>
    <w:rsid w:val="00124E0D"/>
    <w:rsid w:val="001255F5"/>
    <w:rsid w:val="001256C3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624B"/>
    <w:rsid w:val="001562B0"/>
    <w:rsid w:val="001610A7"/>
    <w:rsid w:val="00163B4A"/>
    <w:rsid w:val="00170EFF"/>
    <w:rsid w:val="0017307C"/>
    <w:rsid w:val="001730E3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71BD"/>
    <w:rsid w:val="001C5560"/>
    <w:rsid w:val="001C6430"/>
    <w:rsid w:val="001D012D"/>
    <w:rsid w:val="001D17DB"/>
    <w:rsid w:val="001D25ED"/>
    <w:rsid w:val="001D48C9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22A1B"/>
    <w:rsid w:val="0022669C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247"/>
    <w:rsid w:val="00283D43"/>
    <w:rsid w:val="00286DCE"/>
    <w:rsid w:val="00290004"/>
    <w:rsid w:val="002911EC"/>
    <w:rsid w:val="00292079"/>
    <w:rsid w:val="0029288A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7B19"/>
    <w:rsid w:val="002D7E2D"/>
    <w:rsid w:val="002E221A"/>
    <w:rsid w:val="002E311D"/>
    <w:rsid w:val="002E5EDE"/>
    <w:rsid w:val="002F0311"/>
    <w:rsid w:val="002F39A5"/>
    <w:rsid w:val="002F4492"/>
    <w:rsid w:val="002F502C"/>
    <w:rsid w:val="002F7178"/>
    <w:rsid w:val="002F735B"/>
    <w:rsid w:val="003033D9"/>
    <w:rsid w:val="00306213"/>
    <w:rsid w:val="00307336"/>
    <w:rsid w:val="00307D9C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861"/>
    <w:rsid w:val="0035646C"/>
    <w:rsid w:val="003612A0"/>
    <w:rsid w:val="00372DC2"/>
    <w:rsid w:val="003737AA"/>
    <w:rsid w:val="00375E8D"/>
    <w:rsid w:val="003772F8"/>
    <w:rsid w:val="00381E50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3AE7"/>
    <w:rsid w:val="003E4E25"/>
    <w:rsid w:val="003E5A4A"/>
    <w:rsid w:val="003F005C"/>
    <w:rsid w:val="003F4645"/>
    <w:rsid w:val="003F4E12"/>
    <w:rsid w:val="003F78A9"/>
    <w:rsid w:val="00402001"/>
    <w:rsid w:val="0040420A"/>
    <w:rsid w:val="00406D56"/>
    <w:rsid w:val="00412AF1"/>
    <w:rsid w:val="00413C49"/>
    <w:rsid w:val="00413F95"/>
    <w:rsid w:val="0041434B"/>
    <w:rsid w:val="004148AD"/>
    <w:rsid w:val="004172F9"/>
    <w:rsid w:val="004203C2"/>
    <w:rsid w:val="0042060D"/>
    <w:rsid w:val="00427CA0"/>
    <w:rsid w:val="00430F13"/>
    <w:rsid w:val="0043152E"/>
    <w:rsid w:val="00432728"/>
    <w:rsid w:val="00435D6A"/>
    <w:rsid w:val="00441565"/>
    <w:rsid w:val="0044426C"/>
    <w:rsid w:val="004445A5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883"/>
    <w:rsid w:val="004E1E2A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7B15"/>
    <w:rsid w:val="005B3233"/>
    <w:rsid w:val="005B58D8"/>
    <w:rsid w:val="005B6D8B"/>
    <w:rsid w:val="005C54F8"/>
    <w:rsid w:val="005C7F21"/>
    <w:rsid w:val="005D01C5"/>
    <w:rsid w:val="005D0F5D"/>
    <w:rsid w:val="005D3811"/>
    <w:rsid w:val="005D4C51"/>
    <w:rsid w:val="005D539B"/>
    <w:rsid w:val="005D562A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A3C"/>
    <w:rsid w:val="00622B63"/>
    <w:rsid w:val="0062464F"/>
    <w:rsid w:val="0062493F"/>
    <w:rsid w:val="0062547A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60E7"/>
    <w:rsid w:val="0069391F"/>
    <w:rsid w:val="006A4DBE"/>
    <w:rsid w:val="006A6338"/>
    <w:rsid w:val="006B13A9"/>
    <w:rsid w:val="006B34E0"/>
    <w:rsid w:val="006B5F9A"/>
    <w:rsid w:val="006B607B"/>
    <w:rsid w:val="006C32BB"/>
    <w:rsid w:val="006C3B13"/>
    <w:rsid w:val="006D0B6C"/>
    <w:rsid w:val="006D3F20"/>
    <w:rsid w:val="006E077C"/>
    <w:rsid w:val="006E0F8D"/>
    <w:rsid w:val="006E51D8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585C"/>
    <w:rsid w:val="007812C8"/>
    <w:rsid w:val="007831F0"/>
    <w:rsid w:val="00783E24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F27B9"/>
    <w:rsid w:val="007F311A"/>
    <w:rsid w:val="007F311E"/>
    <w:rsid w:val="007F3172"/>
    <w:rsid w:val="007F3DDF"/>
    <w:rsid w:val="00800980"/>
    <w:rsid w:val="00805412"/>
    <w:rsid w:val="00805748"/>
    <w:rsid w:val="00810BA8"/>
    <w:rsid w:val="00813AE4"/>
    <w:rsid w:val="008146B9"/>
    <w:rsid w:val="00827935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8117C"/>
    <w:rsid w:val="0098357F"/>
    <w:rsid w:val="00985C9C"/>
    <w:rsid w:val="00987279"/>
    <w:rsid w:val="00991F85"/>
    <w:rsid w:val="00995808"/>
    <w:rsid w:val="009979C5"/>
    <w:rsid w:val="00997F4A"/>
    <w:rsid w:val="009A07F0"/>
    <w:rsid w:val="009A0C89"/>
    <w:rsid w:val="009A3B5A"/>
    <w:rsid w:val="009A441C"/>
    <w:rsid w:val="009A595F"/>
    <w:rsid w:val="009A6036"/>
    <w:rsid w:val="009B2131"/>
    <w:rsid w:val="009C4BF8"/>
    <w:rsid w:val="009C6E87"/>
    <w:rsid w:val="009D0ED6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28F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2AB9"/>
    <w:rsid w:val="00A40D78"/>
    <w:rsid w:val="00A415BD"/>
    <w:rsid w:val="00A426B9"/>
    <w:rsid w:val="00A46CE1"/>
    <w:rsid w:val="00A50948"/>
    <w:rsid w:val="00A50CD0"/>
    <w:rsid w:val="00A53735"/>
    <w:rsid w:val="00A53F39"/>
    <w:rsid w:val="00A54A4D"/>
    <w:rsid w:val="00A55F13"/>
    <w:rsid w:val="00A57594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995"/>
    <w:rsid w:val="00AA16AE"/>
    <w:rsid w:val="00AA620E"/>
    <w:rsid w:val="00AA76C8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6090A"/>
    <w:rsid w:val="00B61CE6"/>
    <w:rsid w:val="00B70901"/>
    <w:rsid w:val="00B70BA9"/>
    <w:rsid w:val="00B72ACA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4ACD"/>
    <w:rsid w:val="00C75CFC"/>
    <w:rsid w:val="00C76F74"/>
    <w:rsid w:val="00C805D1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61A3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4676"/>
    <w:rsid w:val="00D14F8B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6D07"/>
    <w:rsid w:val="00D70C36"/>
    <w:rsid w:val="00D73298"/>
    <w:rsid w:val="00D736C5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5CB3"/>
    <w:rsid w:val="00DF60B4"/>
    <w:rsid w:val="00DF6A67"/>
    <w:rsid w:val="00E00D5A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804AF"/>
    <w:rsid w:val="00E8062E"/>
    <w:rsid w:val="00E82780"/>
    <w:rsid w:val="00E86B7E"/>
    <w:rsid w:val="00E871FF"/>
    <w:rsid w:val="00E912F7"/>
    <w:rsid w:val="00E92864"/>
    <w:rsid w:val="00E9325E"/>
    <w:rsid w:val="00E932BE"/>
    <w:rsid w:val="00E9412B"/>
    <w:rsid w:val="00E95DCE"/>
    <w:rsid w:val="00EA242F"/>
    <w:rsid w:val="00EA35E4"/>
    <w:rsid w:val="00EA40B0"/>
    <w:rsid w:val="00EA5257"/>
    <w:rsid w:val="00EA5F7F"/>
    <w:rsid w:val="00EB5806"/>
    <w:rsid w:val="00EB5C3F"/>
    <w:rsid w:val="00EC1E47"/>
    <w:rsid w:val="00EC7163"/>
    <w:rsid w:val="00ED1584"/>
    <w:rsid w:val="00ED1688"/>
    <w:rsid w:val="00ED37E8"/>
    <w:rsid w:val="00EE56FB"/>
    <w:rsid w:val="00EE7381"/>
    <w:rsid w:val="00EE7860"/>
    <w:rsid w:val="00EF656E"/>
    <w:rsid w:val="00EF66A5"/>
    <w:rsid w:val="00F01DCF"/>
    <w:rsid w:val="00F02E60"/>
    <w:rsid w:val="00F0311F"/>
    <w:rsid w:val="00F105ED"/>
    <w:rsid w:val="00F10D90"/>
    <w:rsid w:val="00F10F9E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7A7A"/>
    <w:rsid w:val="00FD4CC6"/>
    <w:rsid w:val="00FD607B"/>
    <w:rsid w:val="00FD6BA8"/>
    <w:rsid w:val="00FD7E55"/>
    <w:rsid w:val="00FE36FB"/>
    <w:rsid w:val="00FF333A"/>
    <w:rsid w:val="0FFF8417"/>
    <w:rsid w:val="229F2466"/>
    <w:rsid w:val="28004F25"/>
    <w:rsid w:val="3B9B2A17"/>
    <w:rsid w:val="57145A2E"/>
    <w:rsid w:val="5F077E24"/>
    <w:rsid w:val="5FBF2881"/>
    <w:rsid w:val="6F5D780C"/>
    <w:rsid w:val="7BFBC39B"/>
    <w:rsid w:val="7FE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1F630D5-3645-9149-90CB-C963AE89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rPr>
      <w:kern w:val="2"/>
      <w:sz w:val="21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2</cp:revision>
  <cp:lastPrinted>2025-09-20T21:49:00Z</cp:lastPrinted>
  <dcterms:created xsi:type="dcterms:W3CDTF">2025-10-06T18:57:00Z</dcterms:created>
  <dcterms:modified xsi:type="dcterms:W3CDTF">2025-10-06T18:57:00Z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359CBB952CAD572A0005E468C9036F0F_43</vt:lpwstr>
  </property>
</Properties>
</file>